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1007E" w14:textId="7BF6CDD3" w:rsidR="00163C65" w:rsidRPr="00F0757F" w:rsidRDefault="009F0FF5" w:rsidP="00EF5F35">
      <w:pPr>
        <w:pStyle w:val="Textodeglobo"/>
        <w:rPr>
          <w:lang w:val="es-ES"/>
        </w:rPr>
      </w:pPr>
      <w:r w:rsidRPr="00F0757F">
        <w:rPr>
          <w:noProof/>
          <w:lang w:val="es-ES"/>
        </w:rPr>
        <w:drawing>
          <wp:anchor distT="0" distB="0" distL="114300" distR="114300" simplePos="0" relativeHeight="251658240" behindDoc="0" locked="0" layoutInCell="1" allowOverlap="1" wp14:anchorId="00B27328" wp14:editId="4DB5197E">
            <wp:simplePos x="0" y="0"/>
            <wp:positionH relativeFrom="margin">
              <wp:posOffset>-457200</wp:posOffset>
            </wp:positionH>
            <wp:positionV relativeFrom="paragraph">
              <wp:posOffset>6350</wp:posOffset>
            </wp:positionV>
            <wp:extent cx="2127250" cy="2127250"/>
            <wp:effectExtent l="0" t="0" r="6350" b="6350"/>
            <wp:wrapTopAndBottom/>
            <wp:docPr id="1249275749" name="Picture 1" descr="A logo with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75749" name="Picture 1" descr="A logo with a tre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7250" cy="2127250"/>
                    </a:xfrm>
                    <a:prstGeom prst="rect">
                      <a:avLst/>
                    </a:prstGeom>
                  </pic:spPr>
                </pic:pic>
              </a:graphicData>
            </a:graphic>
            <wp14:sizeRelH relativeFrom="margin">
              <wp14:pctWidth>0</wp14:pctWidth>
            </wp14:sizeRelH>
            <wp14:sizeRelV relativeFrom="margin">
              <wp14:pctHeight>0</wp14:pctHeight>
            </wp14:sizeRelV>
          </wp:anchor>
        </w:drawing>
      </w:r>
      <w:r w:rsidR="000C7E39" w:rsidRPr="00F0757F">
        <w:rPr>
          <w:noProof/>
          <w:lang w:val="es-ES"/>
        </w:rPr>
        <w:drawing>
          <wp:anchor distT="0" distB="0" distL="114300" distR="114300" simplePos="0" relativeHeight="251659264" behindDoc="0" locked="0" layoutInCell="1" allowOverlap="1" wp14:anchorId="25C7DDC5" wp14:editId="57A55B8F">
            <wp:simplePos x="0" y="0"/>
            <wp:positionH relativeFrom="margin">
              <wp:posOffset>3848100</wp:posOffset>
            </wp:positionH>
            <wp:positionV relativeFrom="paragraph">
              <wp:posOffset>457200</wp:posOffset>
            </wp:positionV>
            <wp:extent cx="2099310" cy="882650"/>
            <wp:effectExtent l="0" t="0" r="0" b="0"/>
            <wp:wrapTopAndBottom/>
            <wp:docPr id="789056496" name="Picture 2" descr="A black background with green trees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56496" name="Picture 2" descr="A black background with green trees and red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99310" cy="882650"/>
                    </a:xfrm>
                    <a:prstGeom prst="rect">
                      <a:avLst/>
                    </a:prstGeom>
                  </pic:spPr>
                </pic:pic>
              </a:graphicData>
            </a:graphic>
            <wp14:sizeRelH relativeFrom="margin">
              <wp14:pctWidth>0</wp14:pctWidth>
            </wp14:sizeRelH>
            <wp14:sizeRelV relativeFrom="margin">
              <wp14:pctHeight>0</wp14:pctHeight>
            </wp14:sizeRelV>
          </wp:anchor>
        </w:drawing>
      </w:r>
      <w:bookmarkStart w:id="1" w:name="_Ref310365227"/>
      <w:bookmarkEnd w:id="1"/>
    </w:p>
    <w:p w14:paraId="399C9BFE" w14:textId="4D2E155F" w:rsidR="00163C65" w:rsidRPr="0028133D" w:rsidRDefault="00163C65">
      <w:pPr>
        <w:rPr>
          <w:rStyle w:val="Destacado"/>
          <w:rFonts w:ascii="Arial" w:hAnsi="Arial" w:cs="Arial"/>
          <w:bCs/>
          <w:color w:val="080808"/>
          <w:szCs w:val="24"/>
          <w:lang w:val="es-ES"/>
        </w:rPr>
      </w:pPr>
    </w:p>
    <w:p w14:paraId="48193E48" w14:textId="5C0EB10A" w:rsidR="00163C65" w:rsidRPr="00DD0138" w:rsidDel="009F0FF5" w:rsidRDefault="0085767D">
      <w:pPr>
        <w:pBdr>
          <w:top w:val="single" w:sz="4" w:space="1" w:color="000000"/>
          <w:bottom w:val="single" w:sz="4" w:space="1" w:color="000000"/>
        </w:pBdr>
        <w:jc w:val="center"/>
        <w:rPr>
          <w:del w:id="2" w:author="Ernesto" w:date="2023-10-06T02:06:00Z"/>
          <w:rFonts w:ascii="Arial" w:hAnsi="Arial" w:cs="Arial"/>
          <w:strike/>
          <w:color w:val="080808"/>
          <w:sz w:val="32"/>
          <w:szCs w:val="32"/>
          <w:lang w:val="es-ES"/>
        </w:rPr>
      </w:pPr>
      <w:commentRangeStart w:id="3"/>
      <w:del w:id="4" w:author="Ernesto" w:date="2023-10-06T02:06:00Z">
        <w:r w:rsidRPr="00DD0138" w:rsidDel="009F0FF5">
          <w:rPr>
            <w:rFonts w:ascii="Arial" w:hAnsi="Arial" w:cs="Arial"/>
            <w:strike/>
            <w:color w:val="080808"/>
            <w:sz w:val="32"/>
            <w:szCs w:val="32"/>
            <w:lang w:val="es-ES"/>
          </w:rPr>
          <w:delText>Sistema Gestió</w:delText>
        </w:r>
      </w:del>
      <w:ins w:id="5" w:author="Visscher, Alejandra (ICRAF)" w:date="2023-09-20T11:57:00Z">
        <w:del w:id="6" w:author="Ernesto" w:date="2023-10-06T02:06:00Z">
          <w:r w:rsidR="0062217D" w:rsidRPr="00DD0138" w:rsidDel="009F0FF5">
            <w:rPr>
              <w:rFonts w:ascii="Arial" w:hAnsi="Arial" w:cs="Arial"/>
              <w:strike/>
              <w:color w:val="080808"/>
              <w:sz w:val="32"/>
              <w:szCs w:val="32"/>
              <w:lang w:val="es-ES"/>
            </w:rPr>
            <w:delText>n</w:delText>
          </w:r>
        </w:del>
      </w:ins>
      <w:del w:id="7" w:author="Ernesto" w:date="2023-10-06T02:06:00Z">
        <w:r w:rsidRPr="00DD0138" w:rsidDel="009F0FF5">
          <w:rPr>
            <w:rFonts w:ascii="Arial" w:hAnsi="Arial" w:cs="Arial"/>
            <w:strike/>
            <w:color w:val="080808"/>
            <w:sz w:val="32"/>
            <w:szCs w:val="32"/>
            <w:lang w:val="es-ES"/>
          </w:rPr>
          <w:delText xml:space="preserve"> </w:delText>
        </w:r>
        <w:r w:rsidR="00A41FCC" w:rsidRPr="00DD0138" w:rsidDel="009F0FF5">
          <w:rPr>
            <w:rFonts w:ascii="Arial" w:hAnsi="Arial" w:cs="Arial"/>
            <w:strike/>
            <w:color w:val="080808"/>
            <w:sz w:val="32"/>
            <w:szCs w:val="32"/>
            <w:lang w:val="es-ES"/>
          </w:rPr>
          <w:delText>Á</w:delText>
        </w:r>
        <w:r w:rsidRPr="00DD0138" w:rsidDel="009F0FF5">
          <w:rPr>
            <w:rFonts w:ascii="Arial" w:hAnsi="Arial" w:cs="Arial"/>
            <w:strike/>
            <w:color w:val="080808"/>
            <w:sz w:val="32"/>
            <w:szCs w:val="32"/>
            <w:lang w:val="es-ES"/>
          </w:rPr>
          <w:delText>rbolSA</w:delText>
        </w:r>
      </w:del>
      <w:ins w:id="8" w:author="Visscher, Alejandra (ICRAF)" w:date="2023-09-20T12:12:00Z">
        <w:del w:id="9" w:author="Ernesto" w:date="2023-10-06T02:06:00Z">
          <w:r w:rsidR="00C77B23" w:rsidRPr="00DD0138" w:rsidDel="009F0FF5">
            <w:rPr>
              <w:rFonts w:ascii="Arial" w:hAnsi="Arial" w:cs="Arial"/>
              <w:strike/>
              <w:color w:val="080808"/>
              <w:sz w:val="32"/>
              <w:szCs w:val="32"/>
              <w:lang w:val="es-ES"/>
            </w:rPr>
            <w:delText>F</w:delText>
          </w:r>
        </w:del>
      </w:ins>
      <w:del w:id="10" w:author="Ernesto" w:date="2023-10-06T02:06:00Z">
        <w:r w:rsidR="00DE35A2" w:rsidRPr="00DD0138" w:rsidDel="009F0FF5">
          <w:rPr>
            <w:rFonts w:ascii="Arial" w:hAnsi="Arial" w:cs="Arial"/>
            <w:strike/>
            <w:color w:val="080808"/>
            <w:sz w:val="32"/>
            <w:szCs w:val="32"/>
            <w:lang w:val="es-ES"/>
          </w:rPr>
          <w:delText>FF</w:delText>
        </w:r>
        <w:commentRangeEnd w:id="3"/>
        <w:r w:rsidR="00DD0138" w:rsidDel="009F0FF5">
          <w:rPr>
            <w:rStyle w:val="Refdecomentario"/>
            <w:rFonts w:cs="Times New Roman"/>
            <w:szCs w:val="24"/>
            <w:lang w:eastAsia="x-none"/>
          </w:rPr>
          <w:commentReference w:id="3"/>
        </w:r>
      </w:del>
    </w:p>
    <w:p w14:paraId="0B773649" w14:textId="3AAAA7AC" w:rsidR="00163C65" w:rsidRPr="0028133D" w:rsidDel="009F0FF5" w:rsidRDefault="00163C65">
      <w:pPr>
        <w:rPr>
          <w:del w:id="11" w:author="Ernesto" w:date="2023-10-06T02:06:00Z"/>
          <w:rStyle w:val="Destacado"/>
          <w:rFonts w:ascii="Arial" w:hAnsi="Arial" w:cs="Arial"/>
          <w:b w:val="0"/>
          <w:bCs/>
          <w:color w:val="080808"/>
          <w:szCs w:val="24"/>
          <w:lang w:val="es-ES"/>
        </w:rPr>
      </w:pPr>
    </w:p>
    <w:p w14:paraId="776A5819" w14:textId="77777777" w:rsidR="00163C65" w:rsidRPr="0028133D" w:rsidRDefault="00163C65">
      <w:pPr>
        <w:rPr>
          <w:rStyle w:val="Destacado"/>
          <w:rFonts w:ascii="Arial" w:hAnsi="Arial" w:cs="Arial"/>
          <w:b w:val="0"/>
          <w:bCs/>
          <w:color w:val="080808"/>
          <w:szCs w:val="24"/>
          <w:lang w:val="es-ES"/>
        </w:rPr>
      </w:pPr>
    </w:p>
    <w:p w14:paraId="45C29F28" w14:textId="77777777" w:rsidR="00163C65" w:rsidRPr="0028133D" w:rsidRDefault="00163C65">
      <w:pPr>
        <w:rPr>
          <w:rFonts w:ascii="Arial" w:hAnsi="Arial" w:cs="Arial"/>
          <w:b/>
          <w:color w:val="244061"/>
          <w:sz w:val="32"/>
          <w:szCs w:val="32"/>
          <w:lang w:val="es-ES"/>
        </w:rPr>
      </w:pPr>
    </w:p>
    <w:p w14:paraId="5660A6E8" w14:textId="40ABA9E9" w:rsidR="00163C65" w:rsidRPr="00AF51BF" w:rsidRDefault="0028133D">
      <w:pPr>
        <w:jc w:val="center"/>
        <w:rPr>
          <w:rFonts w:ascii="Domine" w:hAnsi="Domine" w:cs="Arial"/>
          <w:b/>
          <w:color w:val="006D70"/>
          <w:sz w:val="32"/>
          <w:szCs w:val="32"/>
          <w:lang w:val="es-ES"/>
        </w:rPr>
      </w:pPr>
      <w:commentRangeStart w:id="12"/>
      <w:r w:rsidRPr="00AF51BF">
        <w:rPr>
          <w:rFonts w:ascii="Domine" w:hAnsi="Domine" w:cs="Arial"/>
          <w:b/>
          <w:color w:val="006D70"/>
          <w:sz w:val="32"/>
          <w:szCs w:val="32"/>
          <w:lang w:val="es-ES"/>
        </w:rPr>
        <w:t>Herramient</w:t>
      </w:r>
      <w:ins w:id="13" w:author="Visscher, Alejandra (ICRAF)" w:date="2023-09-20T12:00:00Z">
        <w:r w:rsidR="00DE35A2" w:rsidRPr="00AF51BF">
          <w:rPr>
            <w:rFonts w:ascii="Domine" w:hAnsi="Domine" w:cs="Arial"/>
            <w:b/>
            <w:color w:val="006D70"/>
            <w:sz w:val="32"/>
            <w:szCs w:val="32"/>
            <w:lang w:val="es-ES"/>
          </w:rPr>
          <w:t>a</w:t>
        </w:r>
      </w:ins>
      <w:r w:rsidR="00DD0138" w:rsidRPr="00AF51BF">
        <w:rPr>
          <w:rFonts w:ascii="Domine" w:hAnsi="Domine" w:cs="Arial"/>
          <w:b/>
          <w:color w:val="006D70"/>
          <w:sz w:val="32"/>
          <w:szCs w:val="32"/>
          <w:lang w:val="es-ES"/>
        </w:rPr>
        <w:t xml:space="preserve"> </w:t>
      </w:r>
      <w:proofErr w:type="spellStart"/>
      <w:r w:rsidR="00DD0138" w:rsidRPr="00AF51BF">
        <w:rPr>
          <w:rFonts w:ascii="Domine" w:hAnsi="Domine" w:cs="Arial"/>
          <w:b/>
          <w:color w:val="006D70"/>
          <w:sz w:val="32"/>
          <w:szCs w:val="32"/>
          <w:lang w:val="es-ES"/>
        </w:rPr>
        <w:t>ÁrbolSAF</w:t>
      </w:r>
      <w:proofErr w:type="spellEnd"/>
      <w:del w:id="14" w:author="Visscher, Alejandra (ICRAF)" w:date="2023-09-20T12:00:00Z">
        <w:r w:rsidRPr="00AF51BF" w:rsidDel="00DE35A2">
          <w:rPr>
            <w:rFonts w:ascii="Domine" w:hAnsi="Domine" w:cs="Arial"/>
            <w:b/>
            <w:color w:val="006D70"/>
            <w:sz w:val="32"/>
            <w:szCs w:val="32"/>
            <w:lang w:val="es-ES"/>
          </w:rPr>
          <w:delText>a</w:delText>
        </w:r>
      </w:del>
    </w:p>
    <w:p w14:paraId="17A060A1" w14:textId="05B39CB9" w:rsidR="00163C65" w:rsidRPr="00AF51BF" w:rsidRDefault="0085767D" w:rsidP="00EF2E4B">
      <w:pPr>
        <w:jc w:val="center"/>
        <w:rPr>
          <w:rFonts w:ascii="Domine" w:hAnsi="Domine" w:cs="Arial"/>
          <w:b/>
          <w:iCs/>
          <w:color w:val="006D70"/>
          <w:sz w:val="32"/>
          <w:szCs w:val="32"/>
          <w:lang w:val="es-ES"/>
        </w:rPr>
      </w:pPr>
      <w:r w:rsidRPr="00AF51BF">
        <w:rPr>
          <w:rFonts w:ascii="Domine" w:hAnsi="Domine" w:cs="Arial"/>
          <w:b/>
          <w:iCs/>
          <w:color w:val="006D70"/>
          <w:sz w:val="32"/>
          <w:szCs w:val="32"/>
          <w:lang w:val="es-ES"/>
        </w:rPr>
        <w:t>Introducción al uso</w:t>
      </w:r>
      <w:commentRangeEnd w:id="12"/>
      <w:r w:rsidR="001921C0" w:rsidRPr="00AF51BF">
        <w:rPr>
          <w:rStyle w:val="Refdecomentario"/>
          <w:rFonts w:ascii="Domine" w:hAnsi="Domine" w:cs="Times New Roman"/>
          <w:b/>
          <w:color w:val="006D70"/>
          <w:szCs w:val="24"/>
          <w:lang w:eastAsia="x-none"/>
        </w:rPr>
        <w:commentReference w:id="12"/>
      </w:r>
    </w:p>
    <w:p w14:paraId="7EA7BBAE" w14:textId="54A9E786" w:rsidR="00163C65" w:rsidRPr="00F0757F" w:rsidRDefault="0085767D" w:rsidP="00EF2E4B">
      <w:pPr>
        <w:jc w:val="center"/>
        <w:rPr>
          <w:rFonts w:ascii="Domine" w:hAnsi="Domine" w:cs="Arial"/>
          <w:i/>
          <w:color w:val="080808"/>
          <w:lang w:val="es-ES"/>
        </w:rPr>
      </w:pPr>
      <w:r w:rsidRPr="00F0757F">
        <w:rPr>
          <w:rFonts w:ascii="Domine" w:hAnsi="Domine" w:cs="Arial"/>
          <w:i/>
          <w:color w:val="080808"/>
          <w:lang w:val="es-ES"/>
        </w:rPr>
        <w:t>V</w:t>
      </w:r>
      <w:commentRangeStart w:id="15"/>
      <w:r w:rsidRPr="00F0757F">
        <w:rPr>
          <w:rFonts w:ascii="Domine" w:hAnsi="Domine" w:cs="Arial"/>
          <w:i/>
          <w:color w:val="080808"/>
          <w:lang w:val="es-ES"/>
        </w:rPr>
        <w:t xml:space="preserve">ersión </w:t>
      </w:r>
      <w:ins w:id="16" w:author="Ernesto" w:date="2023-10-06T02:06:00Z">
        <w:r w:rsidR="009F0FF5">
          <w:rPr>
            <w:rFonts w:ascii="Domine" w:hAnsi="Domine" w:cs="Arial"/>
            <w:i/>
            <w:color w:val="080808"/>
            <w:lang w:val="es-ES"/>
          </w:rPr>
          <w:t>1.0</w:t>
        </w:r>
      </w:ins>
      <w:del w:id="17" w:author="Ernesto" w:date="2023-10-06T02:06:00Z">
        <w:r w:rsidR="0028133D" w:rsidRPr="00F0757F" w:rsidDel="009F0FF5">
          <w:rPr>
            <w:rFonts w:ascii="Domine" w:hAnsi="Domine" w:cs="Arial"/>
            <w:i/>
            <w:color w:val="080808"/>
            <w:lang w:val="es-ES"/>
          </w:rPr>
          <w:delText>0.</w:delText>
        </w:r>
      </w:del>
      <w:ins w:id="18" w:author="Ernesto" w:date="2023-10-06T02:06:00Z">
        <w:r w:rsidR="009F0FF5" w:rsidRPr="00F0757F" w:rsidDel="009F0FF5">
          <w:rPr>
            <w:rFonts w:ascii="Domine" w:hAnsi="Domine" w:cs="Arial"/>
            <w:i/>
            <w:color w:val="080808"/>
            <w:lang w:val="es-ES"/>
          </w:rPr>
          <w:t xml:space="preserve"> </w:t>
        </w:r>
      </w:ins>
      <w:del w:id="19" w:author="Ernesto" w:date="2023-10-06T02:06:00Z">
        <w:r w:rsidR="0028133D" w:rsidRPr="00F0757F" w:rsidDel="009F0FF5">
          <w:rPr>
            <w:rFonts w:ascii="Domine" w:hAnsi="Domine" w:cs="Arial"/>
            <w:i/>
            <w:color w:val="080808"/>
            <w:lang w:val="es-ES"/>
          </w:rPr>
          <w:delText>9</w:delText>
        </w:r>
        <w:commentRangeEnd w:id="15"/>
        <w:r w:rsidR="001921C0" w:rsidRPr="00F0757F" w:rsidDel="009F0FF5">
          <w:rPr>
            <w:rStyle w:val="Refdecomentario"/>
            <w:rFonts w:ascii="Domine" w:hAnsi="Domine" w:cs="Times New Roman"/>
            <w:szCs w:val="24"/>
            <w:lang w:eastAsia="x-none"/>
          </w:rPr>
          <w:commentReference w:id="15"/>
        </w:r>
      </w:del>
    </w:p>
    <w:p w14:paraId="57B26FF7" w14:textId="7DDF862A" w:rsidR="009029A8" w:rsidRPr="00C366F4" w:rsidRDefault="0085767D">
      <w:pPr>
        <w:jc w:val="center"/>
        <w:rPr>
          <w:rFonts w:ascii="Inter" w:hAnsi="Inter" w:cs="Arial"/>
          <w:i/>
          <w:iCs/>
          <w:lang w:val="es-ES"/>
        </w:rPr>
      </w:pPr>
      <w:commentRangeStart w:id="20"/>
      <w:del w:id="21" w:author="Ernesto" w:date="2023-10-06T02:05:00Z">
        <w:r w:rsidRPr="00C366F4" w:rsidDel="009F0FF5">
          <w:rPr>
            <w:rFonts w:ascii="Inter" w:hAnsi="Inter" w:cs="Arial"/>
            <w:i/>
            <w:iCs/>
            <w:lang w:val="es-ES"/>
          </w:rPr>
          <w:delText>Julio</w:delText>
        </w:r>
      </w:del>
      <w:ins w:id="22" w:author="Ernesto" w:date="2023-10-06T02:05:00Z">
        <w:r w:rsidR="009F0FF5">
          <w:rPr>
            <w:rFonts w:ascii="Inter" w:hAnsi="Inter" w:cs="Arial"/>
            <w:i/>
            <w:iCs/>
            <w:lang w:val="es-ES"/>
          </w:rPr>
          <w:t>Octubre</w:t>
        </w:r>
      </w:ins>
      <w:r w:rsidR="0071404F" w:rsidRPr="00C366F4">
        <w:rPr>
          <w:rFonts w:ascii="Inter" w:hAnsi="Inter" w:cs="Arial"/>
          <w:i/>
          <w:iCs/>
          <w:lang w:val="es-ES"/>
        </w:rPr>
        <w:t>,</w:t>
      </w:r>
      <w:r w:rsidRPr="00C366F4">
        <w:rPr>
          <w:rFonts w:ascii="Inter" w:hAnsi="Inter" w:cs="Arial"/>
          <w:i/>
          <w:iCs/>
          <w:lang w:val="es-ES"/>
        </w:rPr>
        <w:t xml:space="preserve"> 2023</w:t>
      </w:r>
      <w:commentRangeEnd w:id="20"/>
      <w:r w:rsidR="009029A8" w:rsidRPr="00C366F4">
        <w:rPr>
          <w:rStyle w:val="Refdecomentario"/>
          <w:rFonts w:ascii="Inter" w:hAnsi="Inter" w:cs="Times New Roman"/>
          <w:i/>
          <w:iCs/>
          <w:szCs w:val="24"/>
          <w:lang w:eastAsia="x-none"/>
        </w:rPr>
        <w:commentReference w:id="20"/>
      </w:r>
    </w:p>
    <w:p w14:paraId="18567B7B" w14:textId="77777777" w:rsidR="009029A8" w:rsidRDefault="009029A8">
      <w:pPr>
        <w:spacing w:before="0"/>
        <w:jc w:val="left"/>
        <w:rPr>
          <w:rFonts w:ascii="Arial" w:hAnsi="Arial" w:cs="Arial"/>
          <w:lang w:val="es-ES"/>
        </w:rPr>
      </w:pPr>
      <w:r>
        <w:rPr>
          <w:rFonts w:ascii="Arial" w:hAnsi="Arial" w:cs="Arial"/>
          <w:lang w:val="es-ES"/>
        </w:rPr>
        <w:br w:type="page"/>
      </w:r>
    </w:p>
    <w:p w14:paraId="7DBBD53F" w14:textId="77777777" w:rsidR="00163C65" w:rsidRPr="00F0757F" w:rsidRDefault="00163C65">
      <w:pPr>
        <w:jc w:val="center"/>
        <w:rPr>
          <w:rFonts w:ascii="Arial" w:hAnsi="Arial" w:cs="Arial"/>
          <w:color w:val="006D70"/>
          <w:lang w:val="es-ES"/>
        </w:rPr>
      </w:pPr>
    </w:p>
    <w:p w14:paraId="737E380F" w14:textId="77777777" w:rsidR="00163C65" w:rsidRPr="00F0757F" w:rsidRDefault="00163C65">
      <w:pPr>
        <w:jc w:val="center"/>
        <w:rPr>
          <w:rFonts w:ascii="Arial" w:hAnsi="Arial" w:cs="Arial"/>
          <w:color w:val="006D70"/>
          <w:lang w:val="es-ES"/>
        </w:rPr>
      </w:pPr>
    </w:p>
    <w:p w14:paraId="2E85A893" w14:textId="77777777" w:rsidR="00163C65" w:rsidRPr="00F0757F" w:rsidRDefault="0085767D">
      <w:pPr>
        <w:spacing w:after="240"/>
        <w:rPr>
          <w:rStyle w:val="Destacado"/>
          <w:rFonts w:ascii="Domine Bold" w:hAnsi="Domine Bold" w:cs="Arial"/>
          <w:bCs/>
          <w:color w:val="006D70"/>
          <w:sz w:val="28"/>
          <w:szCs w:val="28"/>
          <w:lang w:val="es-ES"/>
        </w:rPr>
      </w:pPr>
      <w:r w:rsidRPr="00F0757F">
        <w:rPr>
          <w:rStyle w:val="Destacado"/>
          <w:rFonts w:ascii="Domine Bold" w:hAnsi="Domine Bold" w:cs="Arial"/>
          <w:bCs/>
          <w:color w:val="006D70"/>
          <w:sz w:val="28"/>
          <w:szCs w:val="28"/>
          <w:lang w:val="es-ES"/>
        </w:rPr>
        <w:t>Índice</w:t>
      </w:r>
    </w:p>
    <w:sdt>
      <w:sdtPr>
        <w:rPr>
          <w:rFonts w:ascii="Inter" w:hAnsi="Inter" w:cs="Arial"/>
          <w:color w:val="006D70"/>
        </w:rPr>
        <w:id w:val="-1208487865"/>
        <w:docPartObj>
          <w:docPartGallery w:val="Table of Contents"/>
          <w:docPartUnique/>
        </w:docPartObj>
      </w:sdtPr>
      <w:sdtEndPr>
        <w:rPr>
          <w:rFonts w:ascii="Arial" w:hAnsi="Arial"/>
          <w:color w:val="244061"/>
        </w:rPr>
      </w:sdtEndPr>
      <w:sdtContent>
        <w:p w14:paraId="376CA5C1" w14:textId="5E7D4135" w:rsidR="000928C5" w:rsidRPr="00F0757F" w:rsidRDefault="0085767D" w:rsidP="00DC08B0">
          <w:pPr>
            <w:pStyle w:val="TDC1"/>
            <w:jc w:val="left"/>
            <w:rPr>
              <w:rFonts w:ascii="Inter" w:eastAsiaTheme="minorEastAsia" w:hAnsi="Inter" w:cs="Arial"/>
              <w:b w:val="0"/>
              <w:bCs w:val="0"/>
              <w:noProof/>
              <w:color w:val="006D70"/>
              <w:lang w:val="es-ES" w:eastAsia="es-ES"/>
            </w:rPr>
          </w:pPr>
          <w:r w:rsidRPr="00F0757F">
            <w:fldChar w:fldCharType="begin"/>
          </w:r>
          <w:r w:rsidRPr="00F0757F">
            <w:rPr>
              <w:rStyle w:val="Enlacedelndice"/>
              <w:rFonts w:ascii="Inter" w:hAnsi="Inter" w:cs="Arial"/>
              <w:webHidden/>
              <w:color w:val="006D70"/>
            </w:rPr>
            <w:instrText xml:space="preserve"> TOC \z \o "1-2" \u \h</w:instrText>
          </w:r>
          <w:r w:rsidRPr="00F0757F">
            <w:rPr>
              <w:rStyle w:val="Enlacedelndice"/>
              <w:rFonts w:ascii="Inter" w:hAnsi="Inter" w:cs="Arial"/>
              <w:color w:val="006D70"/>
            </w:rPr>
            <w:fldChar w:fldCharType="separate"/>
          </w:r>
          <w:hyperlink w:anchor="_Toc145635636" w:history="1">
            <w:r w:rsidR="000928C5" w:rsidRPr="00F0757F">
              <w:rPr>
                <w:rStyle w:val="Hipervnculo"/>
                <w:rFonts w:ascii="Inter" w:hAnsi="Inter" w:cs="Arial"/>
                <w:noProof/>
                <w:color w:val="006D70"/>
              </w:rPr>
              <w:t>1.</w:t>
            </w:r>
            <w:r w:rsidR="000928C5" w:rsidRPr="00F0757F">
              <w:rPr>
                <w:rFonts w:ascii="Inter" w:eastAsiaTheme="minorEastAsia" w:hAnsi="Inter" w:cs="Arial"/>
                <w:b w:val="0"/>
                <w:bCs w:val="0"/>
                <w:noProof/>
                <w:color w:val="006D70"/>
                <w:lang w:val="es-ES" w:eastAsia="es-ES"/>
              </w:rPr>
              <w:tab/>
            </w:r>
            <w:r w:rsidR="000928C5" w:rsidRPr="00F0757F">
              <w:rPr>
                <w:rStyle w:val="Hipervnculo"/>
                <w:rFonts w:ascii="Inter" w:hAnsi="Inter" w:cs="Arial"/>
                <w:noProof/>
                <w:color w:val="006D70"/>
              </w:rPr>
              <w:t>Introducción a la herramienta ÁrbolSAF</w:t>
            </w:r>
            <w:r w:rsidR="000928C5" w:rsidRPr="00F0757F">
              <w:rPr>
                <w:rFonts w:ascii="Inter" w:hAnsi="Inter" w:cs="Arial"/>
                <w:noProof/>
                <w:webHidden/>
                <w:color w:val="006D70"/>
              </w:rPr>
              <w:tab/>
            </w:r>
            <w:r w:rsidR="000928C5" w:rsidRPr="00F0757F">
              <w:rPr>
                <w:rFonts w:ascii="Inter" w:hAnsi="Inter" w:cs="Arial"/>
                <w:noProof/>
                <w:webHidden/>
                <w:color w:val="006D70"/>
              </w:rPr>
              <w:fldChar w:fldCharType="begin"/>
            </w:r>
            <w:r w:rsidR="000928C5" w:rsidRPr="00F0757F">
              <w:rPr>
                <w:rFonts w:ascii="Inter" w:hAnsi="Inter" w:cs="Arial"/>
                <w:noProof/>
                <w:webHidden/>
                <w:color w:val="006D70"/>
              </w:rPr>
              <w:instrText xml:space="preserve"> PAGEREF _Toc145635636 \h </w:instrText>
            </w:r>
            <w:r w:rsidR="000928C5" w:rsidRPr="00F0757F">
              <w:rPr>
                <w:rFonts w:ascii="Inter" w:hAnsi="Inter" w:cs="Arial"/>
                <w:noProof/>
                <w:webHidden/>
                <w:color w:val="006D70"/>
              </w:rPr>
            </w:r>
            <w:r w:rsidR="000928C5" w:rsidRPr="00F0757F">
              <w:rPr>
                <w:rFonts w:ascii="Inter" w:hAnsi="Inter" w:cs="Arial"/>
                <w:noProof/>
                <w:webHidden/>
                <w:color w:val="006D70"/>
              </w:rPr>
              <w:fldChar w:fldCharType="separate"/>
            </w:r>
            <w:r w:rsidR="006778D4" w:rsidRPr="00F0757F">
              <w:rPr>
                <w:rFonts w:ascii="Inter" w:hAnsi="Inter" w:cs="Arial"/>
                <w:noProof/>
                <w:webHidden/>
                <w:color w:val="006D70"/>
              </w:rPr>
              <w:t>4</w:t>
            </w:r>
            <w:r w:rsidR="000928C5" w:rsidRPr="00F0757F">
              <w:rPr>
                <w:rFonts w:ascii="Inter" w:hAnsi="Inter" w:cs="Arial"/>
                <w:noProof/>
                <w:webHidden/>
                <w:color w:val="006D70"/>
              </w:rPr>
              <w:fldChar w:fldCharType="end"/>
            </w:r>
          </w:hyperlink>
        </w:p>
        <w:p w14:paraId="5E1FAFD5" w14:textId="60F6D27E" w:rsidR="000928C5" w:rsidRPr="00F0757F" w:rsidRDefault="00000000" w:rsidP="00DC08B0">
          <w:pPr>
            <w:pStyle w:val="TDC1"/>
            <w:jc w:val="left"/>
            <w:rPr>
              <w:rFonts w:ascii="Inter" w:eastAsiaTheme="minorEastAsia" w:hAnsi="Inter" w:cs="Arial"/>
              <w:b w:val="0"/>
              <w:bCs w:val="0"/>
              <w:noProof/>
              <w:color w:val="006D70"/>
              <w:lang w:val="es-ES" w:eastAsia="es-ES"/>
            </w:rPr>
          </w:pPr>
          <w:hyperlink w:anchor="_Toc145635637" w:history="1">
            <w:r w:rsidR="000928C5" w:rsidRPr="00F0757F">
              <w:rPr>
                <w:rStyle w:val="Hipervnculo"/>
                <w:rFonts w:ascii="Inter" w:hAnsi="Inter" w:cs="Arial"/>
                <w:noProof/>
                <w:color w:val="006D70"/>
              </w:rPr>
              <w:t>2.</w:t>
            </w:r>
            <w:r w:rsidR="000928C5" w:rsidRPr="00F0757F">
              <w:rPr>
                <w:rFonts w:ascii="Inter" w:eastAsiaTheme="minorEastAsia" w:hAnsi="Inter" w:cs="Arial"/>
                <w:b w:val="0"/>
                <w:bCs w:val="0"/>
                <w:noProof/>
                <w:color w:val="006D70"/>
                <w:lang w:val="es-ES" w:eastAsia="es-ES"/>
              </w:rPr>
              <w:tab/>
            </w:r>
            <w:r w:rsidR="000928C5" w:rsidRPr="00F0757F">
              <w:rPr>
                <w:rStyle w:val="Hipervnculo"/>
                <w:rFonts w:ascii="Inter" w:hAnsi="Inter" w:cs="Arial"/>
                <w:noProof/>
                <w:color w:val="006D70"/>
              </w:rPr>
              <w:t>Pasos de la herramienta</w:t>
            </w:r>
            <w:r w:rsidR="000928C5" w:rsidRPr="00F0757F">
              <w:rPr>
                <w:rFonts w:ascii="Inter" w:hAnsi="Inter" w:cs="Arial"/>
                <w:noProof/>
                <w:webHidden/>
                <w:color w:val="006D70"/>
              </w:rPr>
              <w:tab/>
            </w:r>
            <w:r w:rsidR="000928C5" w:rsidRPr="00F0757F">
              <w:rPr>
                <w:rFonts w:ascii="Inter" w:hAnsi="Inter" w:cs="Arial"/>
                <w:noProof/>
                <w:webHidden/>
                <w:color w:val="006D70"/>
              </w:rPr>
              <w:fldChar w:fldCharType="begin"/>
            </w:r>
            <w:r w:rsidR="000928C5" w:rsidRPr="00F0757F">
              <w:rPr>
                <w:rFonts w:ascii="Inter" w:hAnsi="Inter" w:cs="Arial"/>
                <w:noProof/>
                <w:webHidden/>
                <w:color w:val="006D70"/>
              </w:rPr>
              <w:instrText xml:space="preserve"> PAGEREF _Toc145635637 \h </w:instrText>
            </w:r>
            <w:r w:rsidR="000928C5" w:rsidRPr="00F0757F">
              <w:rPr>
                <w:rFonts w:ascii="Inter" w:hAnsi="Inter" w:cs="Arial"/>
                <w:noProof/>
                <w:webHidden/>
                <w:color w:val="006D70"/>
              </w:rPr>
            </w:r>
            <w:r w:rsidR="000928C5" w:rsidRPr="00F0757F">
              <w:rPr>
                <w:rFonts w:ascii="Inter" w:hAnsi="Inter" w:cs="Arial"/>
                <w:noProof/>
                <w:webHidden/>
                <w:color w:val="006D70"/>
              </w:rPr>
              <w:fldChar w:fldCharType="separate"/>
            </w:r>
            <w:r w:rsidR="006778D4" w:rsidRPr="00F0757F">
              <w:rPr>
                <w:rFonts w:ascii="Inter" w:hAnsi="Inter" w:cs="Arial"/>
                <w:noProof/>
                <w:webHidden/>
                <w:color w:val="006D70"/>
              </w:rPr>
              <w:t>5</w:t>
            </w:r>
            <w:r w:rsidR="000928C5" w:rsidRPr="00F0757F">
              <w:rPr>
                <w:rFonts w:ascii="Inter" w:hAnsi="Inter" w:cs="Arial"/>
                <w:noProof/>
                <w:webHidden/>
                <w:color w:val="006D70"/>
              </w:rPr>
              <w:fldChar w:fldCharType="end"/>
            </w:r>
          </w:hyperlink>
        </w:p>
        <w:p w14:paraId="00A96C9A" w14:textId="405B8689" w:rsidR="000928C5" w:rsidRPr="00F0757F" w:rsidRDefault="00000000" w:rsidP="00DC08B0">
          <w:pPr>
            <w:pStyle w:val="TDC2"/>
            <w:jc w:val="left"/>
            <w:rPr>
              <w:rFonts w:ascii="Inter" w:eastAsiaTheme="minorEastAsia" w:hAnsi="Inter" w:cs="Arial"/>
              <w:noProof/>
              <w:color w:val="006D70"/>
              <w:lang w:val="es-ES" w:eastAsia="es-ES"/>
            </w:rPr>
          </w:pPr>
          <w:hyperlink w:anchor="_Toc145635638" w:history="1">
            <w:r w:rsidR="000928C5" w:rsidRPr="00F0757F">
              <w:rPr>
                <w:rStyle w:val="Hipervnculo"/>
                <w:rFonts w:ascii="Inter" w:hAnsi="Inter" w:cs="Arial"/>
                <w:bCs/>
                <w:noProof/>
                <w:color w:val="006D70"/>
              </w:rPr>
              <w:t>Paso 1: Armar</w:t>
            </w:r>
            <w:r w:rsidR="009029A8" w:rsidRPr="00F0757F">
              <w:rPr>
                <w:rStyle w:val="Hipervnculo"/>
                <w:rFonts w:ascii="Inter" w:hAnsi="Inter" w:cs="Arial"/>
                <w:bCs/>
                <w:noProof/>
                <w:color w:val="006D70"/>
              </w:rPr>
              <w:t xml:space="preserve"> la</w:t>
            </w:r>
            <w:r w:rsidR="000928C5" w:rsidRPr="00F0757F">
              <w:rPr>
                <w:rStyle w:val="Hipervnculo"/>
                <w:rFonts w:ascii="Inter" w:hAnsi="Inter" w:cs="Arial"/>
                <w:bCs/>
                <w:noProof/>
                <w:color w:val="006D70"/>
              </w:rPr>
              <w:t xml:space="preserve"> lista preliminar de árboles</w:t>
            </w:r>
            <w:r w:rsidR="000928C5" w:rsidRPr="00F0757F">
              <w:rPr>
                <w:rFonts w:ascii="Inter" w:hAnsi="Inter" w:cs="Arial"/>
                <w:noProof/>
                <w:webHidden/>
                <w:color w:val="006D70"/>
              </w:rPr>
              <w:tab/>
            </w:r>
            <w:r w:rsidR="000928C5" w:rsidRPr="00F0757F">
              <w:rPr>
                <w:rFonts w:ascii="Inter" w:hAnsi="Inter" w:cs="Arial"/>
                <w:noProof/>
                <w:webHidden/>
                <w:color w:val="006D70"/>
              </w:rPr>
              <w:fldChar w:fldCharType="begin"/>
            </w:r>
            <w:r w:rsidR="000928C5" w:rsidRPr="00F0757F">
              <w:rPr>
                <w:rFonts w:ascii="Inter" w:hAnsi="Inter" w:cs="Arial"/>
                <w:noProof/>
                <w:webHidden/>
                <w:color w:val="006D70"/>
              </w:rPr>
              <w:instrText xml:space="preserve"> PAGEREF _Toc145635638 \h </w:instrText>
            </w:r>
            <w:r w:rsidR="000928C5" w:rsidRPr="00F0757F">
              <w:rPr>
                <w:rFonts w:ascii="Inter" w:hAnsi="Inter" w:cs="Arial"/>
                <w:noProof/>
                <w:webHidden/>
                <w:color w:val="006D70"/>
              </w:rPr>
            </w:r>
            <w:r w:rsidR="000928C5" w:rsidRPr="00F0757F">
              <w:rPr>
                <w:rFonts w:ascii="Inter" w:hAnsi="Inter" w:cs="Arial"/>
                <w:noProof/>
                <w:webHidden/>
                <w:color w:val="006D70"/>
              </w:rPr>
              <w:fldChar w:fldCharType="separate"/>
            </w:r>
            <w:r w:rsidR="006778D4" w:rsidRPr="00F0757F">
              <w:rPr>
                <w:rFonts w:ascii="Inter" w:hAnsi="Inter" w:cs="Arial"/>
                <w:noProof/>
                <w:webHidden/>
                <w:color w:val="006D70"/>
              </w:rPr>
              <w:t>5</w:t>
            </w:r>
            <w:r w:rsidR="000928C5" w:rsidRPr="00F0757F">
              <w:rPr>
                <w:rFonts w:ascii="Inter" w:hAnsi="Inter" w:cs="Arial"/>
                <w:noProof/>
                <w:webHidden/>
                <w:color w:val="006D70"/>
              </w:rPr>
              <w:fldChar w:fldCharType="end"/>
            </w:r>
          </w:hyperlink>
        </w:p>
        <w:p w14:paraId="7EB80AD6" w14:textId="12451621" w:rsidR="000928C5" w:rsidRPr="00F0757F" w:rsidRDefault="00000000" w:rsidP="00DC08B0">
          <w:pPr>
            <w:pStyle w:val="TDC2"/>
            <w:jc w:val="left"/>
            <w:rPr>
              <w:rFonts w:ascii="Inter" w:eastAsiaTheme="minorEastAsia" w:hAnsi="Inter" w:cs="Arial"/>
              <w:noProof/>
              <w:color w:val="006D70"/>
              <w:lang w:val="es-ES" w:eastAsia="es-ES"/>
            </w:rPr>
          </w:pPr>
          <w:hyperlink w:anchor="_Toc145635639" w:history="1">
            <w:r w:rsidR="000928C5" w:rsidRPr="00F0757F">
              <w:rPr>
                <w:rStyle w:val="Hipervnculo"/>
                <w:rFonts w:ascii="Inter" w:hAnsi="Inter" w:cs="Arial"/>
                <w:bCs/>
                <w:noProof/>
                <w:color w:val="006D70"/>
              </w:rPr>
              <w:t>Paso 2: Revisar los requerimientos climáticos de la lista de especies</w:t>
            </w:r>
            <w:r w:rsidR="000928C5" w:rsidRPr="00F0757F">
              <w:rPr>
                <w:rFonts w:ascii="Inter" w:hAnsi="Inter" w:cs="Arial"/>
                <w:noProof/>
                <w:webHidden/>
                <w:color w:val="006D70"/>
              </w:rPr>
              <w:tab/>
            </w:r>
            <w:r w:rsidR="000928C5" w:rsidRPr="00F0757F">
              <w:rPr>
                <w:rFonts w:ascii="Inter" w:hAnsi="Inter" w:cs="Arial"/>
                <w:noProof/>
                <w:webHidden/>
                <w:color w:val="006D70"/>
              </w:rPr>
              <w:fldChar w:fldCharType="begin"/>
            </w:r>
            <w:r w:rsidR="000928C5" w:rsidRPr="00F0757F">
              <w:rPr>
                <w:rFonts w:ascii="Inter" w:hAnsi="Inter" w:cs="Arial"/>
                <w:noProof/>
                <w:webHidden/>
                <w:color w:val="006D70"/>
              </w:rPr>
              <w:instrText xml:space="preserve"> PAGEREF _Toc145635639 \h </w:instrText>
            </w:r>
            <w:r w:rsidR="000928C5" w:rsidRPr="00F0757F">
              <w:rPr>
                <w:rFonts w:ascii="Inter" w:hAnsi="Inter" w:cs="Arial"/>
                <w:noProof/>
                <w:webHidden/>
                <w:color w:val="006D70"/>
              </w:rPr>
            </w:r>
            <w:r w:rsidR="000928C5" w:rsidRPr="00F0757F">
              <w:rPr>
                <w:rFonts w:ascii="Inter" w:hAnsi="Inter" w:cs="Arial"/>
                <w:noProof/>
                <w:webHidden/>
                <w:color w:val="006D70"/>
              </w:rPr>
              <w:fldChar w:fldCharType="separate"/>
            </w:r>
            <w:r w:rsidR="006778D4" w:rsidRPr="00F0757F">
              <w:rPr>
                <w:rFonts w:ascii="Inter" w:hAnsi="Inter" w:cs="Arial"/>
                <w:noProof/>
                <w:webHidden/>
                <w:color w:val="006D70"/>
              </w:rPr>
              <w:t>8</w:t>
            </w:r>
            <w:r w:rsidR="000928C5" w:rsidRPr="00F0757F">
              <w:rPr>
                <w:rFonts w:ascii="Inter" w:hAnsi="Inter" w:cs="Arial"/>
                <w:noProof/>
                <w:webHidden/>
                <w:color w:val="006D70"/>
              </w:rPr>
              <w:fldChar w:fldCharType="end"/>
            </w:r>
          </w:hyperlink>
        </w:p>
        <w:p w14:paraId="7584AB1A" w14:textId="7F6EBA17" w:rsidR="000928C5" w:rsidRPr="00F0757F" w:rsidRDefault="00000000" w:rsidP="00DC08B0">
          <w:pPr>
            <w:pStyle w:val="TDC2"/>
            <w:jc w:val="left"/>
            <w:rPr>
              <w:rFonts w:ascii="Inter" w:eastAsiaTheme="minorEastAsia" w:hAnsi="Inter" w:cs="Arial"/>
              <w:noProof/>
              <w:color w:val="006D70"/>
              <w:lang w:val="es-ES" w:eastAsia="es-ES"/>
            </w:rPr>
          </w:pPr>
          <w:hyperlink w:anchor="_Toc145635640" w:history="1">
            <w:r w:rsidR="000928C5" w:rsidRPr="00F0757F">
              <w:rPr>
                <w:rStyle w:val="Hipervnculo"/>
                <w:rFonts w:ascii="Inter" w:hAnsi="Inter" w:cs="Arial"/>
                <w:bCs/>
                <w:noProof/>
                <w:color w:val="006D70"/>
              </w:rPr>
              <w:t>Paso 3:  Revisar los requerimientos de suelo y limitaciones de la lista de especies</w:t>
            </w:r>
            <w:r w:rsidR="000928C5" w:rsidRPr="00F0757F">
              <w:rPr>
                <w:rFonts w:ascii="Inter" w:hAnsi="Inter" w:cs="Arial"/>
                <w:noProof/>
                <w:webHidden/>
                <w:color w:val="006D70"/>
              </w:rPr>
              <w:tab/>
            </w:r>
            <w:r w:rsidR="000928C5" w:rsidRPr="00F0757F">
              <w:rPr>
                <w:rFonts w:ascii="Inter" w:hAnsi="Inter" w:cs="Arial"/>
                <w:noProof/>
                <w:webHidden/>
                <w:color w:val="006D70"/>
              </w:rPr>
              <w:fldChar w:fldCharType="begin"/>
            </w:r>
            <w:r w:rsidR="000928C5" w:rsidRPr="00F0757F">
              <w:rPr>
                <w:rFonts w:ascii="Inter" w:hAnsi="Inter" w:cs="Arial"/>
                <w:noProof/>
                <w:webHidden/>
                <w:color w:val="006D70"/>
              </w:rPr>
              <w:instrText xml:space="preserve"> PAGEREF _Toc145635640 \h </w:instrText>
            </w:r>
            <w:r w:rsidR="000928C5" w:rsidRPr="00F0757F">
              <w:rPr>
                <w:rFonts w:ascii="Inter" w:hAnsi="Inter" w:cs="Arial"/>
                <w:noProof/>
                <w:webHidden/>
                <w:color w:val="006D70"/>
              </w:rPr>
            </w:r>
            <w:r w:rsidR="000928C5" w:rsidRPr="00F0757F">
              <w:rPr>
                <w:rFonts w:ascii="Inter" w:hAnsi="Inter" w:cs="Arial"/>
                <w:noProof/>
                <w:webHidden/>
                <w:color w:val="006D70"/>
              </w:rPr>
              <w:fldChar w:fldCharType="separate"/>
            </w:r>
            <w:r w:rsidR="006778D4" w:rsidRPr="00F0757F">
              <w:rPr>
                <w:rFonts w:ascii="Inter" w:hAnsi="Inter" w:cs="Arial"/>
                <w:noProof/>
                <w:webHidden/>
                <w:color w:val="006D70"/>
              </w:rPr>
              <w:t>9</w:t>
            </w:r>
            <w:r w:rsidR="000928C5" w:rsidRPr="00F0757F">
              <w:rPr>
                <w:rFonts w:ascii="Inter" w:hAnsi="Inter" w:cs="Arial"/>
                <w:noProof/>
                <w:webHidden/>
                <w:color w:val="006D70"/>
              </w:rPr>
              <w:fldChar w:fldCharType="end"/>
            </w:r>
          </w:hyperlink>
        </w:p>
        <w:p w14:paraId="7DA4F775" w14:textId="1EEAC620" w:rsidR="000928C5" w:rsidRPr="00F0757F" w:rsidRDefault="00000000" w:rsidP="00DC08B0">
          <w:pPr>
            <w:pStyle w:val="TDC2"/>
            <w:jc w:val="left"/>
            <w:rPr>
              <w:rFonts w:ascii="Inter" w:eastAsiaTheme="minorEastAsia" w:hAnsi="Inter" w:cs="Arial"/>
              <w:noProof/>
              <w:color w:val="006D70"/>
              <w:lang w:val="es-ES" w:eastAsia="es-ES"/>
            </w:rPr>
          </w:pPr>
          <w:hyperlink w:anchor="_Toc145635641" w:history="1">
            <w:r w:rsidR="000928C5" w:rsidRPr="00F0757F">
              <w:rPr>
                <w:rStyle w:val="Hipervnculo"/>
                <w:rFonts w:ascii="Inter" w:hAnsi="Inter" w:cs="Arial"/>
                <w:noProof/>
                <w:color w:val="006D70"/>
                <w:spacing w:val="15"/>
              </w:rPr>
              <w:t>Paso 4: Tomar en cuenta las características morfológicas para el diseño</w:t>
            </w:r>
            <w:r w:rsidR="000928C5" w:rsidRPr="00F0757F">
              <w:rPr>
                <w:rFonts w:ascii="Inter" w:hAnsi="Inter" w:cs="Arial"/>
                <w:noProof/>
                <w:webHidden/>
                <w:color w:val="006D70"/>
              </w:rPr>
              <w:tab/>
            </w:r>
            <w:r w:rsidR="000928C5" w:rsidRPr="00F0757F">
              <w:rPr>
                <w:rFonts w:ascii="Inter" w:hAnsi="Inter" w:cs="Arial"/>
                <w:noProof/>
                <w:webHidden/>
                <w:color w:val="006D70"/>
              </w:rPr>
              <w:fldChar w:fldCharType="begin"/>
            </w:r>
            <w:r w:rsidR="000928C5" w:rsidRPr="00F0757F">
              <w:rPr>
                <w:rFonts w:ascii="Inter" w:hAnsi="Inter" w:cs="Arial"/>
                <w:noProof/>
                <w:webHidden/>
                <w:color w:val="006D70"/>
              </w:rPr>
              <w:instrText xml:space="preserve"> PAGEREF _Toc145635641 \h </w:instrText>
            </w:r>
            <w:r w:rsidR="000928C5" w:rsidRPr="00F0757F">
              <w:rPr>
                <w:rFonts w:ascii="Inter" w:hAnsi="Inter" w:cs="Arial"/>
                <w:noProof/>
                <w:webHidden/>
                <w:color w:val="006D70"/>
              </w:rPr>
            </w:r>
            <w:r w:rsidR="000928C5" w:rsidRPr="00F0757F">
              <w:rPr>
                <w:rFonts w:ascii="Inter" w:hAnsi="Inter" w:cs="Arial"/>
                <w:noProof/>
                <w:webHidden/>
                <w:color w:val="006D70"/>
              </w:rPr>
              <w:fldChar w:fldCharType="separate"/>
            </w:r>
            <w:r w:rsidR="006778D4" w:rsidRPr="00F0757F">
              <w:rPr>
                <w:rFonts w:ascii="Inter" w:hAnsi="Inter" w:cs="Arial"/>
                <w:noProof/>
                <w:webHidden/>
                <w:color w:val="006D70"/>
              </w:rPr>
              <w:t>10</w:t>
            </w:r>
            <w:r w:rsidR="000928C5" w:rsidRPr="00F0757F">
              <w:rPr>
                <w:rFonts w:ascii="Inter" w:hAnsi="Inter" w:cs="Arial"/>
                <w:noProof/>
                <w:webHidden/>
                <w:color w:val="006D70"/>
              </w:rPr>
              <w:fldChar w:fldCharType="end"/>
            </w:r>
          </w:hyperlink>
        </w:p>
        <w:p w14:paraId="3CB63CD0" w14:textId="55E5F6D8" w:rsidR="000928C5" w:rsidRPr="00F0757F" w:rsidRDefault="00000000" w:rsidP="00DC08B0">
          <w:pPr>
            <w:pStyle w:val="TDC2"/>
            <w:jc w:val="left"/>
            <w:rPr>
              <w:rFonts w:ascii="Inter" w:eastAsiaTheme="minorEastAsia" w:hAnsi="Inter" w:cs="Arial"/>
              <w:noProof/>
              <w:color w:val="006D70"/>
              <w:lang w:val="es-ES" w:eastAsia="es-ES"/>
            </w:rPr>
          </w:pPr>
          <w:hyperlink w:anchor="_Toc145635642" w:history="1">
            <w:r w:rsidR="000928C5" w:rsidRPr="00F0757F">
              <w:rPr>
                <w:rStyle w:val="Hipervnculo"/>
                <w:rFonts w:ascii="Inter" w:hAnsi="Inter" w:cs="Arial"/>
                <w:noProof/>
                <w:color w:val="006D70"/>
              </w:rPr>
              <w:t>Paso 5: Registrarse e imprimir</w:t>
            </w:r>
            <w:r w:rsidR="000928C5" w:rsidRPr="00F0757F">
              <w:rPr>
                <w:rFonts w:ascii="Inter" w:hAnsi="Inter" w:cs="Arial"/>
                <w:noProof/>
                <w:webHidden/>
                <w:color w:val="006D70"/>
              </w:rPr>
              <w:tab/>
            </w:r>
            <w:r w:rsidR="000928C5" w:rsidRPr="00F0757F">
              <w:rPr>
                <w:rFonts w:ascii="Inter" w:hAnsi="Inter" w:cs="Arial"/>
                <w:noProof/>
                <w:webHidden/>
                <w:color w:val="006D70"/>
              </w:rPr>
              <w:fldChar w:fldCharType="begin"/>
            </w:r>
            <w:r w:rsidR="000928C5" w:rsidRPr="00F0757F">
              <w:rPr>
                <w:rFonts w:ascii="Inter" w:hAnsi="Inter" w:cs="Arial"/>
                <w:noProof/>
                <w:webHidden/>
                <w:color w:val="006D70"/>
              </w:rPr>
              <w:instrText xml:space="preserve"> PAGEREF _Toc145635642 \h </w:instrText>
            </w:r>
            <w:r w:rsidR="000928C5" w:rsidRPr="00F0757F">
              <w:rPr>
                <w:rFonts w:ascii="Inter" w:hAnsi="Inter" w:cs="Arial"/>
                <w:noProof/>
                <w:webHidden/>
                <w:color w:val="006D70"/>
              </w:rPr>
            </w:r>
            <w:r w:rsidR="000928C5" w:rsidRPr="00F0757F">
              <w:rPr>
                <w:rFonts w:ascii="Inter" w:hAnsi="Inter" w:cs="Arial"/>
                <w:noProof/>
                <w:webHidden/>
                <w:color w:val="006D70"/>
              </w:rPr>
              <w:fldChar w:fldCharType="separate"/>
            </w:r>
            <w:r w:rsidR="006778D4" w:rsidRPr="00F0757F">
              <w:rPr>
                <w:rFonts w:ascii="Inter" w:hAnsi="Inter" w:cs="Arial"/>
                <w:noProof/>
                <w:webHidden/>
                <w:color w:val="006D70"/>
              </w:rPr>
              <w:t>11</w:t>
            </w:r>
            <w:r w:rsidR="000928C5" w:rsidRPr="00F0757F">
              <w:rPr>
                <w:rFonts w:ascii="Inter" w:hAnsi="Inter" w:cs="Arial"/>
                <w:noProof/>
                <w:webHidden/>
                <w:color w:val="006D70"/>
              </w:rPr>
              <w:fldChar w:fldCharType="end"/>
            </w:r>
          </w:hyperlink>
        </w:p>
        <w:p w14:paraId="4738CFB1" w14:textId="3647D466" w:rsidR="00163C65" w:rsidRPr="0028133D" w:rsidRDefault="0085767D">
          <w:pPr>
            <w:pStyle w:val="TDC1"/>
            <w:tabs>
              <w:tab w:val="clear" w:pos="397"/>
              <w:tab w:val="clear" w:pos="7938"/>
              <w:tab w:val="right" w:leader="dot" w:pos="9026"/>
            </w:tabs>
            <w:rPr>
              <w:rFonts w:ascii="Arial" w:hAnsi="Arial" w:cs="Arial"/>
            </w:rPr>
          </w:pPr>
          <w:r w:rsidRPr="00F0757F">
            <w:rPr>
              <w:rStyle w:val="Enlacedelndice"/>
              <w:rFonts w:ascii="Inter" w:hAnsi="Inter" w:cs="Arial"/>
              <w:color w:val="006D70"/>
            </w:rPr>
            <w:fldChar w:fldCharType="end"/>
          </w:r>
        </w:p>
      </w:sdtContent>
    </w:sdt>
    <w:p w14:paraId="69848EDE" w14:textId="77777777" w:rsidR="00163C65" w:rsidRPr="0028133D" w:rsidRDefault="0085767D">
      <w:pPr>
        <w:tabs>
          <w:tab w:val="left" w:pos="425"/>
          <w:tab w:val="right" w:pos="8250"/>
        </w:tabs>
        <w:rPr>
          <w:rFonts w:ascii="Arial" w:hAnsi="Arial" w:cs="Arial"/>
          <w:b/>
          <w:color w:val="244061"/>
          <w:lang w:val="es-ES"/>
        </w:rPr>
      </w:pPr>
      <w:r w:rsidRPr="0028133D">
        <w:rPr>
          <w:rFonts w:ascii="Arial" w:hAnsi="Arial" w:cs="Arial"/>
        </w:rPr>
        <w:br w:type="page"/>
      </w:r>
    </w:p>
    <w:p w14:paraId="1D69C520" w14:textId="50355816" w:rsidR="00163C65" w:rsidRPr="00AF51BF" w:rsidRDefault="0085767D" w:rsidP="00D32EEF">
      <w:pPr>
        <w:spacing w:after="240"/>
        <w:rPr>
          <w:rStyle w:val="Destacado"/>
          <w:rFonts w:ascii="Domine Bold" w:hAnsi="Domine Bold" w:cs="Arial"/>
          <w:bCs/>
          <w:color w:val="006D70"/>
          <w:sz w:val="28"/>
          <w:szCs w:val="28"/>
          <w:lang w:val="es-ES"/>
        </w:rPr>
      </w:pPr>
      <w:r w:rsidRPr="00AF51BF">
        <w:rPr>
          <w:rStyle w:val="Destacado"/>
          <w:rFonts w:ascii="Domine Bold" w:hAnsi="Domine Bold" w:cs="Arial"/>
          <w:bCs/>
          <w:color w:val="006D70"/>
          <w:sz w:val="28"/>
          <w:szCs w:val="28"/>
          <w:lang w:val="es-ES"/>
        </w:rPr>
        <w:lastRenderedPageBreak/>
        <w:t xml:space="preserve">Control de </w:t>
      </w:r>
      <w:r w:rsidR="0071404F" w:rsidRPr="00AF51BF">
        <w:rPr>
          <w:rStyle w:val="Destacado"/>
          <w:rFonts w:ascii="Domine Bold" w:hAnsi="Domine Bold" w:cs="Arial"/>
          <w:bCs/>
          <w:color w:val="006D70"/>
          <w:sz w:val="28"/>
          <w:szCs w:val="28"/>
          <w:lang w:val="es-ES"/>
        </w:rPr>
        <w:t>v</w:t>
      </w:r>
      <w:r w:rsidRPr="00AF51BF">
        <w:rPr>
          <w:rStyle w:val="Destacado"/>
          <w:rFonts w:ascii="Domine Bold" w:hAnsi="Domine Bold" w:cs="Arial"/>
          <w:bCs/>
          <w:color w:val="006D70"/>
          <w:sz w:val="28"/>
          <w:szCs w:val="28"/>
          <w:lang w:val="es-ES"/>
        </w:rPr>
        <w:t>ersiones de</w:t>
      </w:r>
      <w:r w:rsidR="0071404F" w:rsidRPr="00AF51BF">
        <w:rPr>
          <w:rStyle w:val="Destacado"/>
          <w:rFonts w:ascii="Domine Bold" w:hAnsi="Domine Bold" w:cs="Arial"/>
          <w:bCs/>
          <w:color w:val="006D70"/>
          <w:sz w:val="28"/>
          <w:szCs w:val="28"/>
          <w:lang w:val="es-ES"/>
        </w:rPr>
        <w:t>l</w:t>
      </w:r>
      <w:r w:rsidRPr="00AF51BF">
        <w:rPr>
          <w:rStyle w:val="Destacado"/>
          <w:rFonts w:ascii="Domine Bold" w:hAnsi="Domine Bold" w:cs="Arial"/>
          <w:bCs/>
          <w:color w:val="006D70"/>
          <w:sz w:val="28"/>
          <w:szCs w:val="28"/>
          <w:lang w:val="es-ES"/>
        </w:rPr>
        <w:t xml:space="preserve"> </w:t>
      </w:r>
      <w:commentRangeStart w:id="23"/>
      <w:commentRangeStart w:id="24"/>
      <w:r w:rsidRPr="00AF51BF">
        <w:rPr>
          <w:rStyle w:val="Destacado"/>
          <w:rFonts w:ascii="Domine Bold" w:hAnsi="Domine Bold" w:cs="Arial"/>
          <w:bCs/>
          <w:color w:val="006D70"/>
          <w:sz w:val="28"/>
          <w:szCs w:val="28"/>
          <w:lang w:val="es-ES"/>
        </w:rPr>
        <w:t>documento</w:t>
      </w:r>
      <w:commentRangeEnd w:id="23"/>
      <w:r w:rsidR="002A0629" w:rsidRPr="00AF51BF">
        <w:rPr>
          <w:rStyle w:val="Destacado"/>
          <w:rFonts w:ascii="Domine Bold" w:hAnsi="Domine Bold" w:cs="Arial"/>
          <w:color w:val="006D70"/>
          <w:sz w:val="28"/>
          <w:lang w:val="es-ES"/>
        </w:rPr>
        <w:commentReference w:id="23"/>
      </w:r>
      <w:commentRangeEnd w:id="24"/>
      <w:r w:rsidR="009F0FF5">
        <w:rPr>
          <w:rStyle w:val="Refdecomentario"/>
          <w:rFonts w:cs="Times New Roman"/>
          <w:szCs w:val="24"/>
          <w:lang w:eastAsia="x-none"/>
        </w:rPr>
        <w:commentReference w:id="24"/>
      </w:r>
    </w:p>
    <w:tbl>
      <w:tblPr>
        <w:tblW w:w="9791" w:type="dxa"/>
        <w:tblInd w:w="-97" w:type="dxa"/>
        <w:tblLayout w:type="fixed"/>
        <w:tblLook w:val="01E0" w:firstRow="1" w:lastRow="1" w:firstColumn="1" w:lastColumn="1" w:noHBand="0" w:noVBand="0"/>
        <w:tblPrChange w:id="25" w:author="Ernesto" w:date="2023-10-06T02:07:00Z">
          <w:tblPr>
            <w:tblW w:w="14420" w:type="dxa"/>
            <w:tblInd w:w="-97" w:type="dxa"/>
            <w:tblLayout w:type="fixed"/>
            <w:tblLook w:val="01E0" w:firstRow="1" w:lastRow="1" w:firstColumn="1" w:lastColumn="1" w:noHBand="0" w:noVBand="0"/>
          </w:tblPr>
        </w:tblPrChange>
      </w:tblPr>
      <w:tblGrid>
        <w:gridCol w:w="1250"/>
        <w:gridCol w:w="1249"/>
        <w:gridCol w:w="5167"/>
        <w:gridCol w:w="2125"/>
        <w:tblGridChange w:id="26">
          <w:tblGrid>
            <w:gridCol w:w="1362"/>
            <w:gridCol w:w="1360"/>
            <w:gridCol w:w="5627"/>
            <w:gridCol w:w="2314"/>
          </w:tblGrid>
        </w:tblGridChange>
      </w:tblGrid>
      <w:tr w:rsidR="009F0FF5" w:rsidRPr="006C70D8" w14:paraId="7973F721" w14:textId="77777777" w:rsidTr="009F0FF5">
        <w:trPr>
          <w:trHeight w:val="622"/>
          <w:trPrChange w:id="27" w:author="Ernesto" w:date="2023-10-06T02:07:00Z">
            <w:trPr>
              <w:trHeight w:val="567"/>
            </w:trPr>
          </w:trPrChange>
        </w:trPr>
        <w:tc>
          <w:tcPr>
            <w:tcW w:w="2499" w:type="dxa"/>
            <w:gridSpan w:val="2"/>
            <w:tcBorders>
              <w:top w:val="single" w:sz="6" w:space="0" w:color="C0C0C0"/>
              <w:left w:val="single" w:sz="6" w:space="0" w:color="C0C0C0"/>
              <w:bottom w:val="single" w:sz="6" w:space="0" w:color="C0C0C0"/>
              <w:right w:val="single" w:sz="6" w:space="0" w:color="C0C0C0"/>
            </w:tcBorders>
            <w:vAlign w:val="center"/>
            <w:tcPrChange w:id="28" w:author="Ernesto" w:date="2023-10-06T02:07:00Z">
              <w:tcPr>
                <w:tcW w:w="2722" w:type="dxa"/>
                <w:gridSpan w:val="2"/>
                <w:tcBorders>
                  <w:top w:val="single" w:sz="6" w:space="0" w:color="C0C0C0"/>
                  <w:left w:val="single" w:sz="6" w:space="0" w:color="C0C0C0"/>
                  <w:bottom w:val="single" w:sz="6" w:space="0" w:color="C0C0C0"/>
                  <w:right w:val="single" w:sz="6" w:space="0" w:color="C0C0C0"/>
                </w:tcBorders>
                <w:vAlign w:val="center"/>
              </w:tcPr>
            </w:tcPrChange>
          </w:tcPr>
          <w:p w14:paraId="7DBC145E" w14:textId="1C3E0A0A" w:rsidR="009F0FF5" w:rsidRPr="006C70D8" w:rsidRDefault="009F0FF5">
            <w:pPr>
              <w:widowControl w:val="0"/>
              <w:jc w:val="left"/>
              <w:rPr>
                <w:rFonts w:ascii="Inter" w:hAnsi="Inter" w:cs="Arial"/>
                <w:b/>
                <w:sz w:val="18"/>
                <w:szCs w:val="18"/>
                <w:lang w:val="es-ES"/>
              </w:rPr>
            </w:pPr>
            <w:r w:rsidRPr="006C70D8">
              <w:rPr>
                <w:rFonts w:ascii="Inter" w:hAnsi="Inter" w:cs="Arial"/>
                <w:b/>
                <w:sz w:val="18"/>
                <w:szCs w:val="18"/>
                <w:lang w:val="es-ES"/>
              </w:rPr>
              <w:t>Nombre del documento:</w:t>
            </w:r>
          </w:p>
        </w:tc>
        <w:tc>
          <w:tcPr>
            <w:tcW w:w="7292" w:type="dxa"/>
            <w:gridSpan w:val="2"/>
            <w:tcBorders>
              <w:top w:val="single" w:sz="6" w:space="0" w:color="C0C0C0"/>
              <w:left w:val="single" w:sz="6" w:space="0" w:color="C0C0C0"/>
              <w:bottom w:val="single" w:sz="6" w:space="0" w:color="C0C0C0"/>
              <w:right w:val="single" w:sz="6" w:space="0" w:color="C0C0C0"/>
            </w:tcBorders>
            <w:vAlign w:val="center"/>
            <w:tcPrChange w:id="29" w:author="Ernesto" w:date="2023-10-06T02:07:00Z">
              <w:tcPr>
                <w:tcW w:w="7941" w:type="dxa"/>
                <w:gridSpan w:val="2"/>
                <w:tcBorders>
                  <w:top w:val="single" w:sz="6" w:space="0" w:color="C0C0C0"/>
                  <w:left w:val="single" w:sz="6" w:space="0" w:color="C0C0C0"/>
                  <w:bottom w:val="single" w:sz="6" w:space="0" w:color="C0C0C0"/>
                  <w:right w:val="single" w:sz="6" w:space="0" w:color="C0C0C0"/>
                </w:tcBorders>
                <w:vAlign w:val="center"/>
              </w:tcPr>
            </w:tcPrChange>
          </w:tcPr>
          <w:p w14:paraId="33665FBF" w14:textId="4F8137AE" w:rsidR="009F0FF5" w:rsidRPr="006C70D8" w:rsidRDefault="009F0FF5">
            <w:pPr>
              <w:widowControl w:val="0"/>
              <w:jc w:val="left"/>
              <w:rPr>
                <w:rFonts w:ascii="Inter" w:hAnsi="Inter" w:cs="Arial"/>
                <w:sz w:val="18"/>
                <w:szCs w:val="18"/>
                <w:lang w:val="es-ES"/>
              </w:rPr>
            </w:pPr>
            <w:r w:rsidRPr="006C70D8">
              <w:rPr>
                <w:rFonts w:ascii="Inter" w:hAnsi="Inter" w:cs="Arial"/>
                <w:sz w:val="18"/>
                <w:szCs w:val="18"/>
                <w:lang w:val="es-ES"/>
              </w:rPr>
              <w:t xml:space="preserve">Introducción al uso Herramienta </w:t>
            </w:r>
            <w:proofErr w:type="spellStart"/>
            <w:r w:rsidRPr="006C70D8">
              <w:rPr>
                <w:rFonts w:ascii="Inter" w:hAnsi="Inter" w:cs="Arial"/>
                <w:sz w:val="18"/>
                <w:szCs w:val="18"/>
                <w:lang w:val="es-ES"/>
              </w:rPr>
              <w:t>ÁrbolSAF</w:t>
            </w:r>
            <w:proofErr w:type="spellEnd"/>
          </w:p>
        </w:tc>
      </w:tr>
      <w:tr w:rsidR="009F0FF5" w:rsidRPr="006C70D8" w14:paraId="5E18535B" w14:textId="77777777" w:rsidTr="009F0FF5">
        <w:trPr>
          <w:trHeight w:val="377"/>
        </w:trPr>
        <w:tc>
          <w:tcPr>
            <w:tcW w:w="1250" w:type="dxa"/>
            <w:tcBorders>
              <w:top w:val="single" w:sz="6" w:space="0" w:color="C0C0C0"/>
              <w:left w:val="single" w:sz="6" w:space="0" w:color="C0C0C0"/>
              <w:bottom w:val="single" w:sz="6" w:space="0" w:color="C0C0C0"/>
              <w:right w:val="single" w:sz="6" w:space="0" w:color="C0C0C0"/>
            </w:tcBorders>
            <w:tcPrChange w:id="30" w:author="Ernesto" w:date="2023-10-06T02:07:00Z">
              <w:tcPr>
                <w:tcW w:w="1362" w:type="dxa"/>
                <w:tcBorders>
                  <w:top w:val="single" w:sz="6" w:space="0" w:color="C0C0C0"/>
                  <w:left w:val="single" w:sz="6" w:space="0" w:color="C0C0C0"/>
                  <w:bottom w:val="single" w:sz="6" w:space="0" w:color="C0C0C0"/>
                  <w:right w:val="single" w:sz="6" w:space="0" w:color="C0C0C0"/>
                </w:tcBorders>
              </w:tcPr>
            </w:tcPrChange>
          </w:tcPr>
          <w:p w14:paraId="70DC9789" w14:textId="77777777" w:rsidR="009F0FF5" w:rsidRPr="006C70D8" w:rsidRDefault="009F0FF5">
            <w:pPr>
              <w:widowControl w:val="0"/>
              <w:jc w:val="left"/>
              <w:rPr>
                <w:rFonts w:ascii="Inter" w:hAnsi="Inter" w:cs="Arial"/>
                <w:b/>
                <w:sz w:val="18"/>
                <w:szCs w:val="18"/>
                <w:lang w:val="es-ES"/>
              </w:rPr>
            </w:pPr>
            <w:r w:rsidRPr="006C70D8">
              <w:rPr>
                <w:rFonts w:ascii="Inter" w:hAnsi="Inter" w:cs="Arial"/>
                <w:b/>
                <w:sz w:val="18"/>
                <w:szCs w:val="18"/>
                <w:lang w:val="es-ES"/>
              </w:rPr>
              <w:t>Fecha</w:t>
            </w:r>
          </w:p>
        </w:tc>
        <w:tc>
          <w:tcPr>
            <w:tcW w:w="1248" w:type="dxa"/>
            <w:tcBorders>
              <w:top w:val="single" w:sz="6" w:space="0" w:color="C0C0C0"/>
              <w:left w:val="single" w:sz="6" w:space="0" w:color="C0C0C0"/>
              <w:bottom w:val="single" w:sz="6" w:space="0" w:color="C0C0C0"/>
              <w:right w:val="single" w:sz="6" w:space="0" w:color="C0C0C0"/>
            </w:tcBorders>
            <w:tcPrChange w:id="31" w:author="Ernesto" w:date="2023-10-06T02:07:00Z">
              <w:tcPr>
                <w:tcW w:w="1360" w:type="dxa"/>
                <w:tcBorders>
                  <w:top w:val="single" w:sz="6" w:space="0" w:color="C0C0C0"/>
                  <w:left w:val="single" w:sz="6" w:space="0" w:color="C0C0C0"/>
                  <w:bottom w:val="single" w:sz="6" w:space="0" w:color="C0C0C0"/>
                  <w:right w:val="single" w:sz="6" w:space="0" w:color="C0C0C0"/>
                </w:tcBorders>
              </w:tcPr>
            </w:tcPrChange>
          </w:tcPr>
          <w:p w14:paraId="59AE47FF" w14:textId="77777777" w:rsidR="009F0FF5" w:rsidRPr="006C70D8" w:rsidRDefault="009F0FF5">
            <w:pPr>
              <w:widowControl w:val="0"/>
              <w:jc w:val="left"/>
              <w:rPr>
                <w:rFonts w:ascii="Inter" w:hAnsi="Inter" w:cs="Arial"/>
                <w:b/>
                <w:sz w:val="18"/>
                <w:szCs w:val="18"/>
                <w:lang w:val="es-ES"/>
              </w:rPr>
            </w:pPr>
            <w:r w:rsidRPr="006C70D8">
              <w:rPr>
                <w:rFonts w:ascii="Inter" w:hAnsi="Inter" w:cs="Arial"/>
                <w:b/>
                <w:sz w:val="18"/>
                <w:szCs w:val="18"/>
                <w:lang w:val="es-ES"/>
              </w:rPr>
              <w:t>Versión</w:t>
            </w:r>
          </w:p>
        </w:tc>
        <w:tc>
          <w:tcPr>
            <w:tcW w:w="5167" w:type="dxa"/>
            <w:tcBorders>
              <w:top w:val="single" w:sz="6" w:space="0" w:color="C0C0C0"/>
              <w:left w:val="single" w:sz="6" w:space="0" w:color="C0C0C0"/>
              <w:bottom w:val="single" w:sz="6" w:space="0" w:color="C0C0C0"/>
              <w:right w:val="single" w:sz="6" w:space="0" w:color="C0C0C0"/>
            </w:tcBorders>
            <w:tcPrChange w:id="32" w:author="Ernesto" w:date="2023-10-06T02:07:00Z">
              <w:tcPr>
                <w:tcW w:w="5627" w:type="dxa"/>
                <w:tcBorders>
                  <w:top w:val="single" w:sz="6" w:space="0" w:color="C0C0C0"/>
                  <w:left w:val="single" w:sz="6" w:space="0" w:color="C0C0C0"/>
                  <w:bottom w:val="single" w:sz="6" w:space="0" w:color="C0C0C0"/>
                  <w:right w:val="single" w:sz="6" w:space="0" w:color="C0C0C0"/>
                </w:tcBorders>
              </w:tcPr>
            </w:tcPrChange>
          </w:tcPr>
          <w:p w14:paraId="0E0CEAC4" w14:textId="7B660351" w:rsidR="009F0FF5" w:rsidRPr="006C70D8" w:rsidRDefault="009F0FF5">
            <w:pPr>
              <w:widowControl w:val="0"/>
              <w:jc w:val="left"/>
              <w:rPr>
                <w:rFonts w:ascii="Inter" w:hAnsi="Inter" w:cs="Arial"/>
                <w:b/>
                <w:sz w:val="18"/>
                <w:szCs w:val="18"/>
                <w:lang w:val="es-ES"/>
              </w:rPr>
            </w:pPr>
            <w:r w:rsidRPr="006C70D8">
              <w:rPr>
                <w:rFonts w:ascii="Inter" w:hAnsi="Inter" w:cs="Arial"/>
                <w:b/>
                <w:sz w:val="18"/>
                <w:szCs w:val="18"/>
                <w:lang w:val="es-ES"/>
              </w:rPr>
              <w:t>Autores</w:t>
            </w:r>
          </w:p>
        </w:tc>
        <w:tc>
          <w:tcPr>
            <w:tcW w:w="2124" w:type="dxa"/>
            <w:tcBorders>
              <w:top w:val="single" w:sz="6" w:space="0" w:color="C0C0C0"/>
              <w:left w:val="single" w:sz="6" w:space="0" w:color="C0C0C0"/>
              <w:bottom w:val="single" w:sz="6" w:space="0" w:color="C0C0C0"/>
              <w:right w:val="single" w:sz="6" w:space="0" w:color="C0C0C0"/>
            </w:tcBorders>
            <w:tcPrChange w:id="33" w:author="Ernesto" w:date="2023-10-06T02:07:00Z">
              <w:tcPr>
                <w:tcW w:w="2314" w:type="dxa"/>
                <w:tcBorders>
                  <w:top w:val="single" w:sz="6" w:space="0" w:color="C0C0C0"/>
                  <w:left w:val="single" w:sz="6" w:space="0" w:color="C0C0C0"/>
                  <w:bottom w:val="single" w:sz="6" w:space="0" w:color="C0C0C0"/>
                  <w:right w:val="single" w:sz="6" w:space="0" w:color="C0C0C0"/>
                </w:tcBorders>
              </w:tcPr>
            </w:tcPrChange>
          </w:tcPr>
          <w:p w14:paraId="20970E9D" w14:textId="77777777" w:rsidR="009F0FF5" w:rsidRPr="006C70D8" w:rsidRDefault="009F0FF5">
            <w:pPr>
              <w:widowControl w:val="0"/>
              <w:jc w:val="left"/>
              <w:rPr>
                <w:rFonts w:ascii="Inter" w:hAnsi="Inter" w:cs="Arial"/>
                <w:b/>
                <w:sz w:val="18"/>
                <w:szCs w:val="18"/>
                <w:lang w:val="es-ES"/>
              </w:rPr>
            </w:pPr>
            <w:r w:rsidRPr="006C70D8">
              <w:rPr>
                <w:rFonts w:ascii="Inter" w:hAnsi="Inter" w:cs="Arial"/>
                <w:b/>
                <w:sz w:val="18"/>
                <w:szCs w:val="18"/>
                <w:lang w:val="es-ES"/>
              </w:rPr>
              <w:t>Contenido</w:t>
            </w:r>
          </w:p>
        </w:tc>
      </w:tr>
      <w:tr w:rsidR="009F0FF5" w:rsidRPr="006C70D8" w14:paraId="1036A0BB" w14:textId="77777777" w:rsidTr="009F0FF5">
        <w:trPr>
          <w:trHeight w:val="311"/>
          <w:trPrChange w:id="34" w:author="Ernesto" w:date="2023-10-06T02:07:00Z">
            <w:trPr>
              <w:trHeight w:val="284"/>
            </w:trPr>
          </w:trPrChange>
        </w:trPr>
        <w:tc>
          <w:tcPr>
            <w:tcW w:w="1250" w:type="dxa"/>
            <w:tcBorders>
              <w:top w:val="single" w:sz="6" w:space="0" w:color="C0C0C0"/>
              <w:left w:val="single" w:sz="6" w:space="0" w:color="C0C0C0"/>
              <w:bottom w:val="single" w:sz="6" w:space="0" w:color="C0C0C0"/>
              <w:right w:val="single" w:sz="6" w:space="0" w:color="C0C0C0"/>
            </w:tcBorders>
            <w:tcPrChange w:id="35" w:author="Ernesto" w:date="2023-10-06T02:07:00Z">
              <w:tcPr>
                <w:tcW w:w="1362" w:type="dxa"/>
                <w:tcBorders>
                  <w:top w:val="single" w:sz="6" w:space="0" w:color="C0C0C0"/>
                  <w:left w:val="single" w:sz="6" w:space="0" w:color="C0C0C0"/>
                  <w:bottom w:val="single" w:sz="6" w:space="0" w:color="C0C0C0"/>
                  <w:right w:val="single" w:sz="6" w:space="0" w:color="C0C0C0"/>
                </w:tcBorders>
              </w:tcPr>
            </w:tcPrChange>
          </w:tcPr>
          <w:p w14:paraId="6642BE58" w14:textId="1848BB68" w:rsidR="009F0FF5" w:rsidRPr="006C70D8" w:rsidRDefault="009F0FF5">
            <w:pPr>
              <w:widowControl w:val="0"/>
              <w:spacing w:before="0"/>
              <w:jc w:val="left"/>
              <w:rPr>
                <w:rFonts w:ascii="Inter" w:hAnsi="Inter" w:cs="Arial"/>
                <w:sz w:val="18"/>
                <w:lang w:val="es-ES"/>
              </w:rPr>
            </w:pPr>
            <w:r w:rsidRPr="006C70D8">
              <w:rPr>
                <w:rFonts w:ascii="Inter" w:hAnsi="Inter" w:cs="Arial"/>
                <w:sz w:val="18"/>
                <w:lang w:val="es-ES"/>
              </w:rPr>
              <w:t>13.09.2023</w:t>
            </w:r>
          </w:p>
        </w:tc>
        <w:tc>
          <w:tcPr>
            <w:tcW w:w="1248" w:type="dxa"/>
            <w:tcBorders>
              <w:top w:val="single" w:sz="6" w:space="0" w:color="C0C0C0"/>
              <w:left w:val="single" w:sz="6" w:space="0" w:color="C0C0C0"/>
              <w:bottom w:val="single" w:sz="6" w:space="0" w:color="C0C0C0"/>
              <w:right w:val="single" w:sz="6" w:space="0" w:color="C0C0C0"/>
            </w:tcBorders>
            <w:tcPrChange w:id="36" w:author="Ernesto" w:date="2023-10-06T02:07:00Z">
              <w:tcPr>
                <w:tcW w:w="1360" w:type="dxa"/>
                <w:tcBorders>
                  <w:top w:val="single" w:sz="6" w:space="0" w:color="C0C0C0"/>
                  <w:left w:val="single" w:sz="6" w:space="0" w:color="C0C0C0"/>
                  <w:bottom w:val="single" w:sz="6" w:space="0" w:color="C0C0C0"/>
                  <w:right w:val="single" w:sz="6" w:space="0" w:color="C0C0C0"/>
                </w:tcBorders>
              </w:tcPr>
            </w:tcPrChange>
          </w:tcPr>
          <w:p w14:paraId="298D3294" w14:textId="6CEA1283" w:rsidR="009F0FF5" w:rsidRPr="006C70D8" w:rsidRDefault="009F0FF5">
            <w:pPr>
              <w:widowControl w:val="0"/>
              <w:spacing w:before="0"/>
              <w:jc w:val="left"/>
              <w:rPr>
                <w:rFonts w:ascii="Inter" w:hAnsi="Inter" w:cs="Arial"/>
                <w:sz w:val="18"/>
                <w:szCs w:val="18"/>
                <w:lang w:val="es-ES"/>
              </w:rPr>
            </w:pPr>
            <w:r w:rsidRPr="006C70D8">
              <w:rPr>
                <w:rFonts w:ascii="Inter" w:hAnsi="Inter" w:cs="Arial"/>
                <w:sz w:val="18"/>
                <w:szCs w:val="18"/>
                <w:lang w:val="es-ES"/>
              </w:rPr>
              <w:t>0.1</w:t>
            </w:r>
          </w:p>
        </w:tc>
        <w:tc>
          <w:tcPr>
            <w:tcW w:w="5167" w:type="dxa"/>
            <w:tcBorders>
              <w:top w:val="single" w:sz="6" w:space="0" w:color="C0C0C0"/>
              <w:left w:val="single" w:sz="6" w:space="0" w:color="C0C0C0"/>
              <w:bottom w:val="single" w:sz="6" w:space="0" w:color="C0C0C0"/>
              <w:right w:val="single" w:sz="6" w:space="0" w:color="C0C0C0"/>
            </w:tcBorders>
            <w:tcPrChange w:id="37" w:author="Ernesto" w:date="2023-10-06T02:07:00Z">
              <w:tcPr>
                <w:tcW w:w="5627" w:type="dxa"/>
                <w:tcBorders>
                  <w:top w:val="single" w:sz="6" w:space="0" w:color="C0C0C0"/>
                  <w:left w:val="single" w:sz="6" w:space="0" w:color="C0C0C0"/>
                  <w:bottom w:val="single" w:sz="6" w:space="0" w:color="C0C0C0"/>
                  <w:right w:val="single" w:sz="6" w:space="0" w:color="C0C0C0"/>
                </w:tcBorders>
              </w:tcPr>
            </w:tcPrChange>
          </w:tcPr>
          <w:p w14:paraId="28DA0DDE" w14:textId="3A98518F" w:rsidR="009F0FF5" w:rsidRPr="006C70D8" w:rsidRDefault="009F0FF5" w:rsidP="0028133D">
            <w:pPr>
              <w:widowControl w:val="0"/>
              <w:tabs>
                <w:tab w:val="left" w:pos="2367"/>
              </w:tabs>
              <w:spacing w:before="0"/>
              <w:jc w:val="left"/>
              <w:rPr>
                <w:rFonts w:ascii="Inter" w:hAnsi="Inter" w:cs="Arial"/>
                <w:sz w:val="18"/>
                <w:szCs w:val="18"/>
                <w:lang w:val="es-ES"/>
              </w:rPr>
            </w:pPr>
            <w:r w:rsidRPr="006C70D8">
              <w:rPr>
                <w:rFonts w:ascii="Inter" w:hAnsi="Inter" w:cs="Arial"/>
                <w:sz w:val="18"/>
                <w:szCs w:val="18"/>
                <w:lang w:val="es-ES"/>
              </w:rPr>
              <w:t>Elba Rosa Mena Machado</w:t>
            </w:r>
          </w:p>
        </w:tc>
        <w:tc>
          <w:tcPr>
            <w:tcW w:w="2124" w:type="dxa"/>
            <w:tcBorders>
              <w:top w:val="single" w:sz="6" w:space="0" w:color="C0C0C0"/>
              <w:left w:val="single" w:sz="6" w:space="0" w:color="C0C0C0"/>
              <w:bottom w:val="single" w:sz="6" w:space="0" w:color="C0C0C0"/>
              <w:right w:val="single" w:sz="6" w:space="0" w:color="C0C0C0"/>
            </w:tcBorders>
            <w:tcPrChange w:id="38" w:author="Ernesto" w:date="2023-10-06T02:07:00Z">
              <w:tcPr>
                <w:tcW w:w="2314" w:type="dxa"/>
                <w:tcBorders>
                  <w:top w:val="single" w:sz="6" w:space="0" w:color="C0C0C0"/>
                  <w:left w:val="single" w:sz="6" w:space="0" w:color="C0C0C0"/>
                  <w:bottom w:val="single" w:sz="6" w:space="0" w:color="C0C0C0"/>
                  <w:right w:val="single" w:sz="6" w:space="0" w:color="C0C0C0"/>
                </w:tcBorders>
              </w:tcPr>
            </w:tcPrChange>
          </w:tcPr>
          <w:p w14:paraId="5052B6AB" w14:textId="77777777" w:rsidR="009F0FF5" w:rsidRPr="006C70D8" w:rsidRDefault="009F0FF5">
            <w:pPr>
              <w:widowControl w:val="0"/>
              <w:spacing w:before="0"/>
              <w:jc w:val="left"/>
              <w:rPr>
                <w:rFonts w:ascii="Inter" w:hAnsi="Inter" w:cs="Arial"/>
                <w:sz w:val="18"/>
                <w:szCs w:val="18"/>
                <w:lang w:val="es-ES"/>
              </w:rPr>
            </w:pPr>
            <w:r w:rsidRPr="006C70D8">
              <w:rPr>
                <w:rFonts w:ascii="Inter" w:hAnsi="Inter" w:cs="Arial"/>
                <w:sz w:val="18"/>
                <w:szCs w:val="18"/>
                <w:lang w:val="es-ES"/>
              </w:rPr>
              <w:t>Instructivo</w:t>
            </w:r>
          </w:p>
        </w:tc>
      </w:tr>
      <w:tr w:rsidR="009F0FF5" w:rsidRPr="006C70D8" w14:paraId="4D72BFAC" w14:textId="77777777" w:rsidTr="009F0FF5">
        <w:trPr>
          <w:trHeight w:val="311"/>
          <w:trPrChange w:id="39" w:author="Ernesto" w:date="2023-10-06T02:07:00Z">
            <w:trPr>
              <w:trHeight w:val="284"/>
            </w:trPr>
          </w:trPrChange>
        </w:trPr>
        <w:tc>
          <w:tcPr>
            <w:tcW w:w="1250" w:type="dxa"/>
            <w:tcBorders>
              <w:top w:val="single" w:sz="6" w:space="0" w:color="C0C0C0"/>
              <w:left w:val="single" w:sz="6" w:space="0" w:color="C0C0C0"/>
              <w:bottom w:val="single" w:sz="6" w:space="0" w:color="C0C0C0"/>
              <w:right w:val="single" w:sz="6" w:space="0" w:color="C0C0C0"/>
            </w:tcBorders>
            <w:tcPrChange w:id="40" w:author="Ernesto" w:date="2023-10-06T02:07:00Z">
              <w:tcPr>
                <w:tcW w:w="1362" w:type="dxa"/>
                <w:tcBorders>
                  <w:top w:val="single" w:sz="6" w:space="0" w:color="C0C0C0"/>
                  <w:left w:val="single" w:sz="6" w:space="0" w:color="C0C0C0"/>
                  <w:bottom w:val="single" w:sz="6" w:space="0" w:color="C0C0C0"/>
                  <w:right w:val="single" w:sz="6" w:space="0" w:color="C0C0C0"/>
                </w:tcBorders>
              </w:tcPr>
            </w:tcPrChange>
          </w:tcPr>
          <w:p w14:paraId="1AC0DAE9" w14:textId="748841DE" w:rsidR="009F0FF5" w:rsidRPr="006C70D8" w:rsidRDefault="009F0FF5">
            <w:pPr>
              <w:widowControl w:val="0"/>
              <w:spacing w:before="0"/>
              <w:jc w:val="left"/>
              <w:rPr>
                <w:rFonts w:ascii="Inter" w:hAnsi="Inter" w:cs="Arial"/>
                <w:sz w:val="18"/>
                <w:szCs w:val="18"/>
                <w:lang w:val="es-ES"/>
              </w:rPr>
            </w:pPr>
            <w:r w:rsidRPr="006C70D8">
              <w:rPr>
                <w:rFonts w:ascii="Inter" w:hAnsi="Inter" w:cs="Arial"/>
                <w:sz w:val="18"/>
                <w:szCs w:val="18"/>
                <w:lang w:val="es-ES"/>
              </w:rPr>
              <w:t>14.09.2023</w:t>
            </w:r>
          </w:p>
        </w:tc>
        <w:tc>
          <w:tcPr>
            <w:tcW w:w="1248" w:type="dxa"/>
            <w:tcBorders>
              <w:top w:val="single" w:sz="6" w:space="0" w:color="C0C0C0"/>
              <w:left w:val="single" w:sz="6" w:space="0" w:color="C0C0C0"/>
              <w:bottom w:val="single" w:sz="6" w:space="0" w:color="C0C0C0"/>
              <w:right w:val="single" w:sz="6" w:space="0" w:color="C0C0C0"/>
            </w:tcBorders>
            <w:tcPrChange w:id="41" w:author="Ernesto" w:date="2023-10-06T02:07:00Z">
              <w:tcPr>
                <w:tcW w:w="1360" w:type="dxa"/>
                <w:tcBorders>
                  <w:top w:val="single" w:sz="6" w:space="0" w:color="C0C0C0"/>
                  <w:left w:val="single" w:sz="6" w:space="0" w:color="C0C0C0"/>
                  <w:bottom w:val="single" w:sz="6" w:space="0" w:color="C0C0C0"/>
                  <w:right w:val="single" w:sz="6" w:space="0" w:color="C0C0C0"/>
                </w:tcBorders>
              </w:tcPr>
            </w:tcPrChange>
          </w:tcPr>
          <w:p w14:paraId="739AE03A" w14:textId="5542B341" w:rsidR="009F0FF5" w:rsidRPr="006C70D8" w:rsidRDefault="009F0FF5">
            <w:pPr>
              <w:widowControl w:val="0"/>
              <w:spacing w:before="0"/>
              <w:jc w:val="left"/>
              <w:rPr>
                <w:rFonts w:ascii="Inter" w:hAnsi="Inter" w:cs="Arial"/>
                <w:sz w:val="18"/>
                <w:szCs w:val="18"/>
                <w:lang w:val="es-ES"/>
              </w:rPr>
            </w:pPr>
            <w:r w:rsidRPr="006C70D8">
              <w:rPr>
                <w:rFonts w:ascii="Inter" w:hAnsi="Inter" w:cs="Arial"/>
                <w:sz w:val="18"/>
                <w:szCs w:val="18"/>
                <w:lang w:val="es-ES"/>
              </w:rPr>
              <w:t>0.9</w:t>
            </w:r>
          </w:p>
        </w:tc>
        <w:tc>
          <w:tcPr>
            <w:tcW w:w="5167" w:type="dxa"/>
            <w:tcBorders>
              <w:top w:val="single" w:sz="6" w:space="0" w:color="C0C0C0"/>
              <w:left w:val="single" w:sz="6" w:space="0" w:color="C0C0C0"/>
              <w:bottom w:val="single" w:sz="6" w:space="0" w:color="C0C0C0"/>
              <w:right w:val="single" w:sz="6" w:space="0" w:color="C0C0C0"/>
            </w:tcBorders>
            <w:tcPrChange w:id="42" w:author="Ernesto" w:date="2023-10-06T02:07:00Z">
              <w:tcPr>
                <w:tcW w:w="5627" w:type="dxa"/>
                <w:tcBorders>
                  <w:top w:val="single" w:sz="6" w:space="0" w:color="C0C0C0"/>
                  <w:left w:val="single" w:sz="6" w:space="0" w:color="C0C0C0"/>
                  <w:bottom w:val="single" w:sz="6" w:space="0" w:color="C0C0C0"/>
                  <w:right w:val="single" w:sz="6" w:space="0" w:color="C0C0C0"/>
                </w:tcBorders>
              </w:tcPr>
            </w:tcPrChange>
          </w:tcPr>
          <w:p w14:paraId="17990B22" w14:textId="1E3360B1" w:rsidR="009F0FF5" w:rsidRPr="006C70D8" w:rsidRDefault="009F0FF5">
            <w:pPr>
              <w:widowControl w:val="0"/>
              <w:spacing w:before="0"/>
              <w:jc w:val="left"/>
              <w:rPr>
                <w:rFonts w:ascii="Inter" w:hAnsi="Inter" w:cs="Arial"/>
                <w:sz w:val="18"/>
                <w:szCs w:val="18"/>
                <w:lang w:val="es-ES"/>
              </w:rPr>
            </w:pPr>
            <w:r w:rsidRPr="006C70D8">
              <w:rPr>
                <w:rFonts w:ascii="Inter" w:hAnsi="Inter" w:cs="Arial"/>
                <w:sz w:val="18"/>
                <w:szCs w:val="18"/>
                <w:lang w:val="es-ES"/>
              </w:rPr>
              <w:t>Ernesto Ruiz Rodríguez</w:t>
            </w:r>
          </w:p>
        </w:tc>
        <w:tc>
          <w:tcPr>
            <w:tcW w:w="2124" w:type="dxa"/>
            <w:tcBorders>
              <w:top w:val="single" w:sz="6" w:space="0" w:color="C0C0C0"/>
              <w:left w:val="single" w:sz="6" w:space="0" w:color="C0C0C0"/>
              <w:bottom w:val="single" w:sz="6" w:space="0" w:color="C0C0C0"/>
              <w:right w:val="single" w:sz="6" w:space="0" w:color="C0C0C0"/>
            </w:tcBorders>
            <w:tcPrChange w:id="43" w:author="Ernesto" w:date="2023-10-06T02:07:00Z">
              <w:tcPr>
                <w:tcW w:w="2314" w:type="dxa"/>
                <w:tcBorders>
                  <w:top w:val="single" w:sz="6" w:space="0" w:color="C0C0C0"/>
                  <w:left w:val="single" w:sz="6" w:space="0" w:color="C0C0C0"/>
                  <w:bottom w:val="single" w:sz="6" w:space="0" w:color="C0C0C0"/>
                  <w:right w:val="single" w:sz="6" w:space="0" w:color="C0C0C0"/>
                </w:tcBorders>
              </w:tcPr>
            </w:tcPrChange>
          </w:tcPr>
          <w:p w14:paraId="654CC6C7" w14:textId="742C93CE" w:rsidR="009F0FF5" w:rsidRPr="006C70D8" w:rsidRDefault="009F0FF5">
            <w:pPr>
              <w:widowControl w:val="0"/>
              <w:spacing w:before="0"/>
              <w:jc w:val="left"/>
              <w:rPr>
                <w:rFonts w:ascii="Inter" w:hAnsi="Inter" w:cs="Arial"/>
                <w:sz w:val="18"/>
                <w:szCs w:val="18"/>
                <w:lang w:val="es-ES"/>
              </w:rPr>
            </w:pPr>
            <w:r w:rsidRPr="006C70D8">
              <w:rPr>
                <w:rFonts w:ascii="Inter" w:hAnsi="Inter" w:cs="Arial"/>
                <w:sz w:val="18"/>
                <w:szCs w:val="18"/>
                <w:lang w:val="es-ES"/>
              </w:rPr>
              <w:t>Revisión</w:t>
            </w:r>
          </w:p>
        </w:tc>
      </w:tr>
      <w:tr w:rsidR="009F0FF5" w:rsidRPr="006C70D8" w14:paraId="4EE28E9C" w14:textId="77777777" w:rsidTr="009F0FF5">
        <w:trPr>
          <w:trHeight w:val="311"/>
          <w:trPrChange w:id="44" w:author="Ernesto" w:date="2023-10-06T02:07:00Z">
            <w:trPr>
              <w:trHeight w:val="284"/>
            </w:trPr>
          </w:trPrChange>
        </w:trPr>
        <w:tc>
          <w:tcPr>
            <w:tcW w:w="1250" w:type="dxa"/>
            <w:tcBorders>
              <w:top w:val="single" w:sz="6" w:space="0" w:color="C0C0C0"/>
              <w:left w:val="single" w:sz="6" w:space="0" w:color="C0C0C0"/>
              <w:bottom w:val="single" w:sz="6" w:space="0" w:color="C0C0C0"/>
              <w:right w:val="single" w:sz="6" w:space="0" w:color="C0C0C0"/>
            </w:tcBorders>
            <w:tcPrChange w:id="45" w:author="Ernesto" w:date="2023-10-06T02:07:00Z">
              <w:tcPr>
                <w:tcW w:w="1362" w:type="dxa"/>
                <w:tcBorders>
                  <w:top w:val="single" w:sz="6" w:space="0" w:color="C0C0C0"/>
                  <w:left w:val="single" w:sz="6" w:space="0" w:color="C0C0C0"/>
                  <w:bottom w:val="single" w:sz="6" w:space="0" w:color="C0C0C0"/>
                  <w:right w:val="single" w:sz="6" w:space="0" w:color="C0C0C0"/>
                </w:tcBorders>
              </w:tcPr>
            </w:tcPrChange>
          </w:tcPr>
          <w:p w14:paraId="462FFB3B" w14:textId="0527D377" w:rsidR="009F0FF5" w:rsidRPr="006C70D8" w:rsidRDefault="009F0FF5">
            <w:pPr>
              <w:widowControl w:val="0"/>
              <w:spacing w:before="0"/>
              <w:jc w:val="left"/>
              <w:rPr>
                <w:rFonts w:ascii="Inter" w:hAnsi="Inter" w:cs="Arial"/>
                <w:sz w:val="18"/>
                <w:szCs w:val="18"/>
                <w:lang w:val="es-ES"/>
              </w:rPr>
            </w:pPr>
            <w:ins w:id="46" w:author="Ernesto" w:date="2023-10-06T02:07:00Z">
              <w:r>
                <w:rPr>
                  <w:rFonts w:ascii="Inter" w:hAnsi="Inter" w:cs="Arial"/>
                  <w:sz w:val="18"/>
                  <w:szCs w:val="18"/>
                  <w:lang w:val="es-ES"/>
                </w:rPr>
                <w:t>05.10.2023</w:t>
              </w:r>
            </w:ins>
          </w:p>
        </w:tc>
        <w:tc>
          <w:tcPr>
            <w:tcW w:w="1248" w:type="dxa"/>
            <w:tcBorders>
              <w:top w:val="single" w:sz="6" w:space="0" w:color="C0C0C0"/>
              <w:left w:val="single" w:sz="6" w:space="0" w:color="C0C0C0"/>
              <w:bottom w:val="single" w:sz="6" w:space="0" w:color="C0C0C0"/>
              <w:right w:val="single" w:sz="6" w:space="0" w:color="C0C0C0"/>
            </w:tcBorders>
            <w:tcPrChange w:id="47" w:author="Ernesto" w:date="2023-10-06T02:07:00Z">
              <w:tcPr>
                <w:tcW w:w="1360" w:type="dxa"/>
                <w:tcBorders>
                  <w:top w:val="single" w:sz="6" w:space="0" w:color="C0C0C0"/>
                  <w:left w:val="single" w:sz="6" w:space="0" w:color="C0C0C0"/>
                  <w:bottom w:val="single" w:sz="6" w:space="0" w:color="C0C0C0"/>
                  <w:right w:val="single" w:sz="6" w:space="0" w:color="C0C0C0"/>
                </w:tcBorders>
              </w:tcPr>
            </w:tcPrChange>
          </w:tcPr>
          <w:p w14:paraId="39C5E6CB" w14:textId="083FFF98" w:rsidR="009F0FF5" w:rsidRPr="006C70D8" w:rsidRDefault="009F0FF5">
            <w:pPr>
              <w:widowControl w:val="0"/>
              <w:spacing w:before="0"/>
              <w:jc w:val="left"/>
              <w:rPr>
                <w:rFonts w:ascii="Inter" w:hAnsi="Inter" w:cs="Arial"/>
                <w:sz w:val="18"/>
                <w:szCs w:val="18"/>
                <w:lang w:val="es-ES"/>
              </w:rPr>
            </w:pPr>
            <w:ins w:id="48" w:author="Ernesto" w:date="2023-10-06T02:07:00Z">
              <w:r>
                <w:rPr>
                  <w:rFonts w:ascii="Inter" w:hAnsi="Inter" w:cs="Arial"/>
                  <w:sz w:val="18"/>
                  <w:szCs w:val="18"/>
                  <w:lang w:val="es-ES"/>
                </w:rPr>
                <w:t>1.0</w:t>
              </w:r>
            </w:ins>
          </w:p>
        </w:tc>
        <w:tc>
          <w:tcPr>
            <w:tcW w:w="5167" w:type="dxa"/>
            <w:tcBorders>
              <w:top w:val="single" w:sz="6" w:space="0" w:color="C0C0C0"/>
              <w:left w:val="single" w:sz="6" w:space="0" w:color="C0C0C0"/>
              <w:bottom w:val="single" w:sz="6" w:space="0" w:color="C0C0C0"/>
              <w:right w:val="single" w:sz="6" w:space="0" w:color="C0C0C0"/>
            </w:tcBorders>
            <w:tcPrChange w:id="49" w:author="Ernesto" w:date="2023-10-06T02:07:00Z">
              <w:tcPr>
                <w:tcW w:w="5627" w:type="dxa"/>
                <w:tcBorders>
                  <w:top w:val="single" w:sz="6" w:space="0" w:color="C0C0C0"/>
                  <w:left w:val="single" w:sz="6" w:space="0" w:color="C0C0C0"/>
                  <w:bottom w:val="single" w:sz="6" w:space="0" w:color="C0C0C0"/>
                  <w:right w:val="single" w:sz="6" w:space="0" w:color="C0C0C0"/>
                </w:tcBorders>
              </w:tcPr>
            </w:tcPrChange>
          </w:tcPr>
          <w:p w14:paraId="7833C3D9" w14:textId="414D1544" w:rsidR="009F0FF5" w:rsidRPr="006C70D8" w:rsidRDefault="009F0FF5">
            <w:pPr>
              <w:widowControl w:val="0"/>
              <w:spacing w:before="0"/>
              <w:jc w:val="left"/>
              <w:rPr>
                <w:rFonts w:ascii="Inter" w:hAnsi="Inter" w:cs="Arial"/>
                <w:sz w:val="18"/>
                <w:szCs w:val="18"/>
                <w:lang w:val="es-ES"/>
              </w:rPr>
            </w:pPr>
            <w:ins w:id="50" w:author="Ernesto" w:date="2023-10-06T02:07:00Z">
              <w:r w:rsidRPr="006C70D8">
                <w:rPr>
                  <w:rFonts w:ascii="Inter" w:hAnsi="Inter" w:cs="Arial"/>
                  <w:sz w:val="18"/>
                  <w:szCs w:val="18"/>
                  <w:lang w:val="es-ES"/>
                </w:rPr>
                <w:t>Ernesto Ruiz Rodríguez</w:t>
              </w:r>
            </w:ins>
          </w:p>
        </w:tc>
        <w:tc>
          <w:tcPr>
            <w:tcW w:w="2124" w:type="dxa"/>
            <w:tcBorders>
              <w:top w:val="single" w:sz="6" w:space="0" w:color="C0C0C0"/>
              <w:left w:val="single" w:sz="6" w:space="0" w:color="C0C0C0"/>
              <w:bottom w:val="single" w:sz="6" w:space="0" w:color="C0C0C0"/>
              <w:right w:val="single" w:sz="6" w:space="0" w:color="C0C0C0"/>
            </w:tcBorders>
            <w:tcPrChange w:id="51" w:author="Ernesto" w:date="2023-10-06T02:07:00Z">
              <w:tcPr>
                <w:tcW w:w="2314" w:type="dxa"/>
                <w:tcBorders>
                  <w:top w:val="single" w:sz="6" w:space="0" w:color="C0C0C0"/>
                  <w:left w:val="single" w:sz="6" w:space="0" w:color="C0C0C0"/>
                  <w:bottom w:val="single" w:sz="6" w:space="0" w:color="C0C0C0"/>
                  <w:right w:val="single" w:sz="6" w:space="0" w:color="C0C0C0"/>
                </w:tcBorders>
              </w:tcPr>
            </w:tcPrChange>
          </w:tcPr>
          <w:p w14:paraId="74ED4E52" w14:textId="05E0A983" w:rsidR="009F0FF5" w:rsidRPr="006C70D8" w:rsidRDefault="009F0FF5">
            <w:pPr>
              <w:widowControl w:val="0"/>
              <w:spacing w:before="0"/>
              <w:jc w:val="left"/>
              <w:rPr>
                <w:rFonts w:ascii="Inter" w:hAnsi="Inter" w:cs="Arial"/>
                <w:sz w:val="18"/>
                <w:szCs w:val="18"/>
                <w:lang w:val="es-ES"/>
              </w:rPr>
            </w:pPr>
            <w:ins w:id="52" w:author="Ernesto" w:date="2023-10-06T02:08:00Z">
              <w:r w:rsidRPr="006C70D8">
                <w:rPr>
                  <w:rFonts w:ascii="Inter" w:hAnsi="Inter" w:cs="Arial"/>
                  <w:sz w:val="18"/>
                  <w:szCs w:val="18"/>
                  <w:lang w:val="es-ES"/>
                </w:rPr>
                <w:t>Revisión</w:t>
              </w:r>
            </w:ins>
          </w:p>
        </w:tc>
      </w:tr>
      <w:tr w:rsidR="009F0FF5" w:rsidRPr="006C70D8" w14:paraId="7943B018" w14:textId="77777777" w:rsidTr="009F0FF5">
        <w:trPr>
          <w:trHeight w:val="365"/>
          <w:trPrChange w:id="53" w:author="Ernesto" w:date="2023-10-06T02:07:00Z">
            <w:trPr>
              <w:trHeight w:val="333"/>
            </w:trPr>
          </w:trPrChange>
        </w:trPr>
        <w:tc>
          <w:tcPr>
            <w:tcW w:w="1250" w:type="dxa"/>
            <w:tcBorders>
              <w:left w:val="single" w:sz="6" w:space="0" w:color="C0C0C0"/>
              <w:bottom w:val="single" w:sz="6" w:space="0" w:color="C0C0C0"/>
              <w:right w:val="single" w:sz="6" w:space="0" w:color="C0C0C0"/>
            </w:tcBorders>
            <w:tcPrChange w:id="54" w:author="Ernesto" w:date="2023-10-06T02:07:00Z">
              <w:tcPr>
                <w:tcW w:w="1362" w:type="dxa"/>
                <w:tcBorders>
                  <w:left w:val="single" w:sz="6" w:space="0" w:color="C0C0C0"/>
                  <w:bottom w:val="single" w:sz="6" w:space="0" w:color="C0C0C0"/>
                  <w:right w:val="single" w:sz="6" w:space="0" w:color="C0C0C0"/>
                </w:tcBorders>
              </w:tcPr>
            </w:tcPrChange>
          </w:tcPr>
          <w:p w14:paraId="6485C306" w14:textId="3FE3C617" w:rsidR="009F0FF5" w:rsidRPr="006C70D8" w:rsidRDefault="009F0FF5">
            <w:pPr>
              <w:widowControl w:val="0"/>
              <w:spacing w:before="0"/>
              <w:jc w:val="left"/>
              <w:rPr>
                <w:rFonts w:ascii="Inter" w:hAnsi="Inter" w:cs="Arial"/>
                <w:sz w:val="18"/>
                <w:szCs w:val="18"/>
                <w:lang w:val="es-ES"/>
              </w:rPr>
            </w:pPr>
          </w:p>
        </w:tc>
        <w:tc>
          <w:tcPr>
            <w:tcW w:w="1248" w:type="dxa"/>
            <w:tcBorders>
              <w:left w:val="single" w:sz="6" w:space="0" w:color="C0C0C0"/>
              <w:bottom w:val="single" w:sz="6" w:space="0" w:color="C0C0C0"/>
              <w:right w:val="single" w:sz="6" w:space="0" w:color="C0C0C0"/>
            </w:tcBorders>
            <w:tcPrChange w:id="55" w:author="Ernesto" w:date="2023-10-06T02:07:00Z">
              <w:tcPr>
                <w:tcW w:w="1360" w:type="dxa"/>
                <w:tcBorders>
                  <w:left w:val="single" w:sz="6" w:space="0" w:color="C0C0C0"/>
                  <w:bottom w:val="single" w:sz="6" w:space="0" w:color="C0C0C0"/>
                  <w:right w:val="single" w:sz="6" w:space="0" w:color="C0C0C0"/>
                </w:tcBorders>
              </w:tcPr>
            </w:tcPrChange>
          </w:tcPr>
          <w:p w14:paraId="7A979A89" w14:textId="574CFF1C" w:rsidR="009F0FF5" w:rsidRPr="006C70D8" w:rsidRDefault="009F0FF5">
            <w:pPr>
              <w:widowControl w:val="0"/>
              <w:spacing w:before="0"/>
              <w:jc w:val="left"/>
              <w:rPr>
                <w:rFonts w:ascii="Inter" w:hAnsi="Inter" w:cs="Arial"/>
                <w:sz w:val="18"/>
                <w:szCs w:val="18"/>
                <w:lang w:val="es-ES"/>
              </w:rPr>
            </w:pPr>
          </w:p>
        </w:tc>
        <w:tc>
          <w:tcPr>
            <w:tcW w:w="5167" w:type="dxa"/>
            <w:tcBorders>
              <w:left w:val="single" w:sz="6" w:space="0" w:color="C0C0C0"/>
              <w:bottom w:val="single" w:sz="6" w:space="0" w:color="C0C0C0"/>
              <w:right w:val="single" w:sz="6" w:space="0" w:color="C0C0C0"/>
            </w:tcBorders>
            <w:tcPrChange w:id="56" w:author="Ernesto" w:date="2023-10-06T02:07:00Z">
              <w:tcPr>
                <w:tcW w:w="5627" w:type="dxa"/>
                <w:tcBorders>
                  <w:left w:val="single" w:sz="6" w:space="0" w:color="C0C0C0"/>
                  <w:bottom w:val="single" w:sz="6" w:space="0" w:color="C0C0C0"/>
                  <w:right w:val="single" w:sz="6" w:space="0" w:color="C0C0C0"/>
                </w:tcBorders>
              </w:tcPr>
            </w:tcPrChange>
          </w:tcPr>
          <w:p w14:paraId="25108669" w14:textId="21A741E3" w:rsidR="009F0FF5" w:rsidRPr="006C70D8" w:rsidRDefault="009F0FF5">
            <w:pPr>
              <w:widowControl w:val="0"/>
              <w:spacing w:before="0"/>
              <w:jc w:val="left"/>
              <w:rPr>
                <w:rFonts w:ascii="Inter" w:hAnsi="Inter" w:cs="Arial"/>
                <w:sz w:val="18"/>
                <w:szCs w:val="18"/>
                <w:lang w:val="es-ES"/>
              </w:rPr>
            </w:pPr>
          </w:p>
        </w:tc>
        <w:tc>
          <w:tcPr>
            <w:tcW w:w="2124" w:type="dxa"/>
            <w:tcBorders>
              <w:left w:val="single" w:sz="6" w:space="0" w:color="C0C0C0"/>
              <w:bottom w:val="single" w:sz="6" w:space="0" w:color="C0C0C0"/>
              <w:right w:val="single" w:sz="6" w:space="0" w:color="C0C0C0"/>
            </w:tcBorders>
            <w:tcPrChange w:id="57" w:author="Ernesto" w:date="2023-10-06T02:07:00Z">
              <w:tcPr>
                <w:tcW w:w="2314" w:type="dxa"/>
                <w:tcBorders>
                  <w:left w:val="single" w:sz="6" w:space="0" w:color="C0C0C0"/>
                  <w:bottom w:val="single" w:sz="6" w:space="0" w:color="C0C0C0"/>
                  <w:right w:val="single" w:sz="6" w:space="0" w:color="C0C0C0"/>
                </w:tcBorders>
              </w:tcPr>
            </w:tcPrChange>
          </w:tcPr>
          <w:p w14:paraId="060141BD" w14:textId="15622734" w:rsidR="009F0FF5" w:rsidRPr="006C70D8" w:rsidRDefault="009F0FF5">
            <w:pPr>
              <w:widowControl w:val="0"/>
              <w:spacing w:before="0"/>
              <w:jc w:val="left"/>
              <w:rPr>
                <w:rFonts w:ascii="Inter" w:hAnsi="Inter" w:cs="Arial"/>
                <w:sz w:val="18"/>
                <w:szCs w:val="18"/>
                <w:lang w:val="es-ES"/>
              </w:rPr>
            </w:pPr>
          </w:p>
        </w:tc>
      </w:tr>
    </w:tbl>
    <w:p w14:paraId="34C79104" w14:textId="77777777" w:rsidR="00163C65" w:rsidRPr="0028133D" w:rsidRDefault="00163C65">
      <w:pPr>
        <w:rPr>
          <w:rFonts w:ascii="Arial" w:hAnsi="Arial" w:cs="Arial"/>
        </w:rPr>
        <w:sectPr w:rsidR="00163C65" w:rsidRPr="0028133D">
          <w:headerReference w:type="first" r:id="rId14"/>
          <w:pgSz w:w="11906" w:h="16838"/>
          <w:pgMar w:top="1440" w:right="1440" w:bottom="1440" w:left="1440" w:header="709" w:footer="709" w:gutter="0"/>
          <w:cols w:space="720"/>
          <w:formProt w:val="0"/>
          <w:docGrid w:linePitch="360"/>
        </w:sectPr>
      </w:pPr>
    </w:p>
    <w:p w14:paraId="0CAC7280" w14:textId="3E549624" w:rsidR="0028133D" w:rsidRPr="00AF51BF" w:rsidRDefault="0028133D" w:rsidP="00AF51BF">
      <w:pPr>
        <w:pStyle w:val="Ttulo1"/>
      </w:pPr>
      <w:bookmarkStart w:id="58" w:name="_Toc145635636"/>
      <w:r w:rsidRPr="00AF51BF">
        <w:lastRenderedPageBreak/>
        <w:t xml:space="preserve">Introducción a la herramienta </w:t>
      </w:r>
      <w:proofErr w:type="spellStart"/>
      <w:r w:rsidRPr="00AF51BF">
        <w:t>ÁrbolSAF</w:t>
      </w:r>
      <w:bookmarkEnd w:id="58"/>
      <w:proofErr w:type="spellEnd"/>
    </w:p>
    <w:p w14:paraId="6060D63B" w14:textId="048D2E17" w:rsidR="00163C65" w:rsidRPr="006C70D8" w:rsidRDefault="0085767D">
      <w:pPr>
        <w:rPr>
          <w:rFonts w:ascii="Inter" w:hAnsi="Inter" w:cs="Arial"/>
          <w:lang w:val="es-US"/>
        </w:rPr>
      </w:pPr>
      <w:r w:rsidRPr="006C70D8">
        <w:rPr>
          <w:rFonts w:ascii="Inter" w:hAnsi="Inter" w:cs="Arial"/>
        </w:rPr>
        <w:t xml:space="preserve">La herramienta ÁrbolSAF permite armar un portafolio de especies de árboles y palmeras que puedan ser parte de diferentes opciones agroforestales. </w:t>
      </w:r>
      <w:r w:rsidRPr="006C70D8">
        <w:rPr>
          <w:rFonts w:ascii="Inter" w:hAnsi="Inter" w:cs="Arial"/>
          <w:lang w:val="es-ES"/>
        </w:rPr>
        <w:t xml:space="preserve">La </w:t>
      </w:r>
      <w:r w:rsidR="00E12F87" w:rsidRPr="006C70D8">
        <w:rPr>
          <w:rFonts w:ascii="Inter" w:hAnsi="Inter" w:cs="Arial"/>
          <w:lang w:val="es-ES"/>
        </w:rPr>
        <w:t>h</w:t>
      </w:r>
      <w:r w:rsidRPr="006C70D8">
        <w:rPr>
          <w:rFonts w:ascii="Inter" w:hAnsi="Inter" w:cs="Arial"/>
          <w:lang w:val="es-ES"/>
        </w:rPr>
        <w:t>erramienta acompaña y guía al técnico/agricultor/investigador a seleccionar las especies de árboles y palmeras más apropiadas tomando en cuenta los objetivos del agricultor</w:t>
      </w:r>
      <w:r w:rsidR="00E12F87" w:rsidRPr="006C70D8">
        <w:rPr>
          <w:rFonts w:ascii="Inter" w:hAnsi="Inter" w:cs="Arial"/>
          <w:lang w:val="es-ES"/>
        </w:rPr>
        <w:t xml:space="preserve"> y su familia</w:t>
      </w:r>
      <w:r w:rsidRPr="006C70D8">
        <w:rPr>
          <w:rFonts w:ascii="Inter" w:hAnsi="Inter" w:cs="Arial"/>
          <w:lang w:val="es-ES"/>
        </w:rPr>
        <w:t>, el contexto biofísico del área donde se intervendrá y los requerimientos del clima y suelo</w:t>
      </w:r>
      <w:r w:rsidR="00E12F87" w:rsidRPr="006C70D8">
        <w:rPr>
          <w:rFonts w:ascii="Inter" w:hAnsi="Inter" w:cs="Arial"/>
          <w:lang w:val="es-ES"/>
        </w:rPr>
        <w:t xml:space="preserve"> de su parcela</w:t>
      </w:r>
      <w:r w:rsidRPr="006C70D8">
        <w:rPr>
          <w:rFonts w:ascii="Inter" w:hAnsi="Inter" w:cs="Arial"/>
          <w:lang w:val="es-ES"/>
        </w:rPr>
        <w:t xml:space="preserve">, </w:t>
      </w:r>
      <w:r w:rsidR="00E12F87" w:rsidRPr="006C70D8">
        <w:rPr>
          <w:rFonts w:ascii="Inter" w:hAnsi="Inter" w:cs="Arial"/>
          <w:lang w:val="es-ES"/>
        </w:rPr>
        <w:t>además de las</w:t>
      </w:r>
      <w:r w:rsidRPr="006C70D8">
        <w:rPr>
          <w:rFonts w:ascii="Inter" w:hAnsi="Inter" w:cs="Arial"/>
          <w:lang w:val="es-ES"/>
        </w:rPr>
        <w:t xml:space="preserve"> características morfológicas y funcionales de las especies. </w:t>
      </w:r>
    </w:p>
    <w:p w14:paraId="41F21DA9" w14:textId="46D6B560" w:rsidR="006C70D8" w:rsidRDefault="0028133D">
      <w:pPr>
        <w:rPr>
          <w:rFonts w:ascii="Inter" w:hAnsi="Inter" w:cs="Arial"/>
        </w:rPr>
      </w:pPr>
      <w:r w:rsidRPr="006C70D8">
        <w:rPr>
          <w:rFonts w:ascii="Inter" w:hAnsi="Inter" w:cs="Arial"/>
        </w:rPr>
        <w:t>Consta de 5 pasos progresivos mediante los cuales se podrán seleccionar especies de árboles y palmeras conforme a los productos y servicios ambientales que una opción agroforestal puede proporcionar (paso 1), para luego evaluar si tu zona y parcela tienen las condiciones adecuadas para el desarrollo de esas especies (pasos 2 y 3) y, por último, conocer las características morfológic</w:t>
      </w:r>
      <w:r w:rsidR="00E12F87" w:rsidRPr="006C70D8">
        <w:rPr>
          <w:rFonts w:ascii="Inter" w:hAnsi="Inter" w:cs="Arial"/>
        </w:rPr>
        <w:t>a</w:t>
      </w:r>
      <w:r w:rsidRPr="006C70D8">
        <w:rPr>
          <w:rFonts w:ascii="Inter" w:hAnsi="Inter" w:cs="Arial"/>
        </w:rPr>
        <w:t xml:space="preserve">s de cada especie para diseñar la opción agroforestal (paso 4). En el último paso el usuario podrá imprimir la consulta, previo registro en un formulario (paso 5). </w:t>
      </w:r>
    </w:p>
    <w:p w14:paraId="315B44D4" w14:textId="6227AC6E" w:rsidR="006C70D8" w:rsidRPr="006C70D8" w:rsidRDefault="006C70D8">
      <w:pPr>
        <w:rPr>
          <w:rFonts w:ascii="Inter" w:hAnsi="Inter" w:cs="Arial"/>
        </w:rPr>
      </w:pPr>
      <w:r w:rsidRPr="006C70D8">
        <w:rPr>
          <w:rFonts w:ascii="Inter" w:hAnsi="Inter" w:cs="Arial"/>
          <w:noProof/>
        </w:rPr>
        <w:drawing>
          <wp:anchor distT="0" distB="0" distL="114300" distR="114300" simplePos="0" relativeHeight="4" behindDoc="0" locked="0" layoutInCell="0" allowOverlap="1" wp14:anchorId="0E45D1BC" wp14:editId="3442AD17">
            <wp:simplePos x="0" y="0"/>
            <wp:positionH relativeFrom="column">
              <wp:posOffset>177800</wp:posOffset>
            </wp:positionH>
            <wp:positionV relativeFrom="paragraph">
              <wp:posOffset>467995</wp:posOffset>
            </wp:positionV>
            <wp:extent cx="5612130" cy="2491105"/>
            <wp:effectExtent l="19050" t="19050" r="26670" b="2349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5"/>
                    <a:stretch>
                      <a:fillRect/>
                    </a:stretch>
                  </pic:blipFill>
                  <pic:spPr bwMode="auto">
                    <a:xfrm>
                      <a:off x="0" y="0"/>
                      <a:ext cx="5612130" cy="2491105"/>
                    </a:xfrm>
                    <a:prstGeom prst="rect">
                      <a:avLst/>
                    </a:prstGeom>
                    <a:ln>
                      <a:solidFill>
                        <a:schemeClr val="tx1"/>
                      </a:solidFill>
                    </a:ln>
                  </pic:spPr>
                </pic:pic>
              </a:graphicData>
            </a:graphic>
          </wp:anchor>
        </w:drawing>
      </w:r>
    </w:p>
    <w:p w14:paraId="01F9376E" w14:textId="36B33051" w:rsidR="00163C65" w:rsidRPr="006C70D8" w:rsidRDefault="0028133D" w:rsidP="006C70D8">
      <w:pPr>
        <w:pStyle w:val="Descripcin"/>
        <w:rPr>
          <w:sz w:val="24"/>
          <w:szCs w:val="24"/>
          <w:lang w:val="es-ES"/>
        </w:rPr>
      </w:pPr>
      <w:r w:rsidRPr="006C70D8">
        <w:t xml:space="preserve">Imagen </w:t>
      </w:r>
      <w:r>
        <w:fldChar w:fldCharType="begin"/>
      </w:r>
      <w:r>
        <w:instrText xml:space="preserve"> SEQ Imagen \* ARABIC </w:instrText>
      </w:r>
      <w:r>
        <w:fldChar w:fldCharType="separate"/>
      </w:r>
      <w:r w:rsidR="006778D4" w:rsidRPr="006C70D8">
        <w:rPr>
          <w:noProof/>
        </w:rPr>
        <w:t>1</w:t>
      </w:r>
      <w:r>
        <w:rPr>
          <w:noProof/>
        </w:rPr>
        <w:fldChar w:fldCharType="end"/>
      </w:r>
      <w:r w:rsidRPr="006C70D8">
        <w:t>: Página principal</w:t>
      </w:r>
      <w:r w:rsidR="00E12F87" w:rsidRPr="006C70D8">
        <w:t xml:space="preserve"> o Home</w:t>
      </w:r>
      <w:r w:rsidRPr="006C70D8">
        <w:t xml:space="preserve"> de</w:t>
      </w:r>
      <w:r w:rsidR="00E12F87" w:rsidRPr="006C70D8">
        <w:t xml:space="preserve"> </w:t>
      </w:r>
      <w:proofErr w:type="spellStart"/>
      <w:r w:rsidRPr="006C70D8">
        <w:t>ÁrbolSAF</w:t>
      </w:r>
      <w:proofErr w:type="spellEnd"/>
    </w:p>
    <w:p w14:paraId="50D018C1" w14:textId="1954168A" w:rsidR="00163C65" w:rsidRPr="0028133D" w:rsidRDefault="00163C65">
      <w:pPr>
        <w:rPr>
          <w:rFonts w:ascii="Arial" w:hAnsi="Arial" w:cs="Arial"/>
          <w:sz w:val="24"/>
          <w:szCs w:val="24"/>
          <w:lang w:val="es-ES"/>
        </w:rPr>
      </w:pPr>
    </w:p>
    <w:p w14:paraId="5A527AE2" w14:textId="28268D57" w:rsidR="00163C65" w:rsidRPr="0028133D" w:rsidRDefault="00163C65">
      <w:pPr>
        <w:jc w:val="center"/>
        <w:rPr>
          <w:rFonts w:ascii="Arial" w:hAnsi="Arial" w:cs="Arial"/>
        </w:rPr>
      </w:pPr>
    </w:p>
    <w:p w14:paraId="2941079F" w14:textId="77777777" w:rsidR="00163C65" w:rsidRPr="0028133D" w:rsidRDefault="00163C65">
      <w:pPr>
        <w:jc w:val="center"/>
        <w:rPr>
          <w:rFonts w:ascii="Arial" w:hAnsi="Arial" w:cs="Arial"/>
        </w:rPr>
      </w:pPr>
    </w:p>
    <w:p w14:paraId="3ECE183B" w14:textId="77777777" w:rsidR="00163C65" w:rsidRPr="0028133D" w:rsidRDefault="00163C65">
      <w:pPr>
        <w:jc w:val="center"/>
        <w:rPr>
          <w:rFonts w:ascii="Arial" w:hAnsi="Arial" w:cs="Arial"/>
        </w:rPr>
      </w:pPr>
    </w:p>
    <w:p w14:paraId="0384757D" w14:textId="77777777" w:rsidR="00163C65" w:rsidRPr="0028133D" w:rsidRDefault="00163C65">
      <w:pPr>
        <w:jc w:val="center"/>
        <w:rPr>
          <w:rFonts w:ascii="Arial" w:hAnsi="Arial" w:cs="Arial"/>
        </w:rPr>
      </w:pPr>
    </w:p>
    <w:p w14:paraId="0B9BFF06" w14:textId="77777777" w:rsidR="00163C65" w:rsidRPr="0028133D" w:rsidRDefault="00163C65">
      <w:pPr>
        <w:jc w:val="center"/>
        <w:rPr>
          <w:rFonts w:ascii="Arial" w:hAnsi="Arial" w:cs="Arial"/>
        </w:rPr>
      </w:pPr>
    </w:p>
    <w:p w14:paraId="7A934F02" w14:textId="77777777" w:rsidR="00163C65" w:rsidRPr="0028133D" w:rsidRDefault="00163C65">
      <w:pPr>
        <w:jc w:val="center"/>
        <w:rPr>
          <w:rFonts w:ascii="Arial" w:hAnsi="Arial" w:cs="Arial"/>
        </w:rPr>
      </w:pPr>
    </w:p>
    <w:p w14:paraId="004B0B06" w14:textId="77777777" w:rsidR="00163C65" w:rsidRPr="0028133D" w:rsidRDefault="00163C65">
      <w:pPr>
        <w:jc w:val="center"/>
        <w:rPr>
          <w:rFonts w:ascii="Arial" w:hAnsi="Arial" w:cs="Arial"/>
        </w:rPr>
      </w:pPr>
    </w:p>
    <w:p w14:paraId="59F28C11" w14:textId="77777777" w:rsidR="00163C65" w:rsidRPr="0028133D" w:rsidRDefault="00163C65">
      <w:pPr>
        <w:jc w:val="center"/>
        <w:rPr>
          <w:rFonts w:ascii="Arial" w:hAnsi="Arial" w:cs="Arial"/>
        </w:rPr>
      </w:pPr>
    </w:p>
    <w:p w14:paraId="48F44C6E" w14:textId="77777777" w:rsidR="00163C65" w:rsidRPr="0028133D" w:rsidRDefault="00163C65">
      <w:pPr>
        <w:jc w:val="center"/>
        <w:rPr>
          <w:rFonts w:ascii="Arial" w:hAnsi="Arial" w:cs="Arial"/>
        </w:rPr>
      </w:pPr>
    </w:p>
    <w:p w14:paraId="29B8BBFD" w14:textId="77777777" w:rsidR="00163C65" w:rsidRPr="0028133D" w:rsidRDefault="00163C65" w:rsidP="0028133D">
      <w:pPr>
        <w:rPr>
          <w:rFonts w:ascii="Arial" w:hAnsi="Arial" w:cs="Arial"/>
        </w:rPr>
      </w:pPr>
    </w:p>
    <w:p w14:paraId="72D7DD8C" w14:textId="3959191E" w:rsidR="00163C65" w:rsidRPr="00AF51BF" w:rsidRDefault="0085767D" w:rsidP="00AF51BF">
      <w:pPr>
        <w:pStyle w:val="Ttulo1"/>
        <w:rPr>
          <w:sz w:val="24"/>
          <w:szCs w:val="24"/>
        </w:rPr>
      </w:pPr>
      <w:bookmarkStart w:id="59" w:name="_Toc145635637"/>
      <w:r w:rsidRPr="00AF51BF">
        <w:lastRenderedPageBreak/>
        <w:t>Pasos de la herramienta</w:t>
      </w:r>
      <w:bookmarkEnd w:id="59"/>
    </w:p>
    <w:p w14:paraId="5E5B3E24" w14:textId="788143BA" w:rsidR="00163C65" w:rsidRPr="006C70D8" w:rsidRDefault="00965E17">
      <w:pPr>
        <w:rPr>
          <w:rFonts w:ascii="Inter" w:hAnsi="Inter" w:cs="Arial"/>
          <w:lang w:val="es-ES"/>
        </w:rPr>
      </w:pPr>
      <w:r w:rsidRPr="006C70D8">
        <w:rPr>
          <w:rFonts w:ascii="Inter" w:hAnsi="Inter" w:cs="Arial"/>
          <w:lang w:val="es-ES"/>
        </w:rPr>
        <w:t>Para acceder a esta herramienta e</w:t>
      </w:r>
      <w:r w:rsidR="0085767D" w:rsidRPr="006C70D8">
        <w:rPr>
          <w:rFonts w:ascii="Inter" w:hAnsi="Inter" w:cs="Arial"/>
          <w:lang w:val="es-ES"/>
        </w:rPr>
        <w:t xml:space="preserve">l técnico/agricultor/investigador deberá dar clic en el botón ¨Herramienta¨ </w:t>
      </w:r>
      <w:r w:rsidR="00991627" w:rsidRPr="006C70D8">
        <w:rPr>
          <w:rFonts w:ascii="Inter" w:hAnsi="Inter" w:cs="Arial"/>
          <w:lang w:val="es-ES"/>
        </w:rPr>
        <w:t>ubicado</w:t>
      </w:r>
      <w:r w:rsidR="0085767D" w:rsidRPr="006C70D8">
        <w:rPr>
          <w:rFonts w:ascii="Inter" w:hAnsi="Inter" w:cs="Arial"/>
          <w:lang w:val="es-ES"/>
        </w:rPr>
        <w:t xml:space="preserve"> en la </w:t>
      </w:r>
      <w:r w:rsidR="00991627" w:rsidRPr="006C70D8">
        <w:rPr>
          <w:rFonts w:ascii="Inter" w:hAnsi="Inter" w:cs="Arial"/>
          <w:lang w:val="es-ES"/>
        </w:rPr>
        <w:t>página</w:t>
      </w:r>
      <w:r w:rsidR="0085767D" w:rsidRPr="006C70D8">
        <w:rPr>
          <w:rFonts w:ascii="Inter" w:hAnsi="Inter" w:cs="Arial"/>
          <w:lang w:val="es-ES"/>
        </w:rPr>
        <w:t xml:space="preserve"> principal</w:t>
      </w:r>
      <w:r w:rsidR="00991627" w:rsidRPr="006C70D8">
        <w:rPr>
          <w:rFonts w:ascii="Inter" w:hAnsi="Inter" w:cs="Arial"/>
          <w:lang w:val="es-ES"/>
        </w:rPr>
        <w:t xml:space="preserve"> o Home</w:t>
      </w:r>
      <w:r w:rsidR="0085767D" w:rsidRPr="006C70D8">
        <w:rPr>
          <w:rFonts w:ascii="Inter" w:hAnsi="Inter" w:cs="Arial"/>
          <w:lang w:val="es-ES"/>
        </w:rPr>
        <w:t xml:space="preserve"> de </w:t>
      </w:r>
      <w:proofErr w:type="spellStart"/>
      <w:r w:rsidR="00991627" w:rsidRPr="006C70D8">
        <w:rPr>
          <w:rFonts w:ascii="Inter" w:hAnsi="Inter" w:cs="Arial"/>
          <w:lang w:val="es-ES"/>
        </w:rPr>
        <w:t>Á</w:t>
      </w:r>
      <w:r w:rsidR="0085767D" w:rsidRPr="006C70D8">
        <w:rPr>
          <w:rFonts w:ascii="Inter" w:hAnsi="Inter" w:cs="Arial"/>
          <w:lang w:val="es-ES"/>
        </w:rPr>
        <w:t>rbolSAF</w:t>
      </w:r>
      <w:proofErr w:type="spellEnd"/>
      <w:r w:rsidR="0085767D" w:rsidRPr="006C70D8">
        <w:rPr>
          <w:rFonts w:ascii="Inter" w:hAnsi="Inter" w:cs="Arial"/>
          <w:lang w:val="es-ES"/>
        </w:rPr>
        <w:t>. Se muestra, entonces una pantalla explicativa dónde aparecen listados los distintos pasos de la herramienta y un botón “Siguiente” en la esquina inferior derecha para acceder al primer paso. Cada paso de la herramienta cuenta con botones “Siguiente” y “Anterior” en las esquinas inferiores, estos botones permiten la navegación por los distintos pasos. En la parte superior también se encuentra una barra de progreso que guía al usuario por los distintos pasos de</w:t>
      </w:r>
      <w:r w:rsidR="00FD2CED" w:rsidRPr="006C70D8">
        <w:rPr>
          <w:rFonts w:ascii="Inter" w:hAnsi="Inter" w:cs="Arial"/>
          <w:lang w:val="es-ES"/>
        </w:rPr>
        <w:t xml:space="preserve"> la</w:t>
      </w:r>
      <w:r w:rsidR="0085767D" w:rsidRPr="006C70D8">
        <w:rPr>
          <w:rFonts w:ascii="Inter" w:hAnsi="Inter" w:cs="Arial"/>
          <w:lang w:val="es-ES"/>
        </w:rPr>
        <w:t xml:space="preserve"> herramienta, indicando el paso en que se encuentra</w:t>
      </w:r>
      <w:r w:rsidR="00FD2CED" w:rsidRPr="006C70D8">
        <w:rPr>
          <w:rFonts w:ascii="Inter" w:hAnsi="Inter" w:cs="Arial"/>
          <w:lang w:val="es-ES"/>
        </w:rPr>
        <w:t xml:space="preserve"> el usuario</w:t>
      </w:r>
      <w:r w:rsidR="0085767D" w:rsidRPr="006C70D8">
        <w:rPr>
          <w:rFonts w:ascii="Inter" w:hAnsi="Inter" w:cs="Arial"/>
          <w:lang w:val="es-ES"/>
        </w:rPr>
        <w:t xml:space="preserve"> actualmente.</w:t>
      </w:r>
    </w:p>
    <w:p w14:paraId="6D6BD5B3" w14:textId="382DB7D4" w:rsidR="00163C65" w:rsidRPr="006C70D8" w:rsidRDefault="0085767D">
      <w:pPr>
        <w:rPr>
          <w:rFonts w:ascii="Inter" w:hAnsi="Inter" w:cs="Arial"/>
          <w:lang w:val="es-ES"/>
        </w:rPr>
      </w:pPr>
      <w:r w:rsidRPr="006C70D8">
        <w:rPr>
          <w:rFonts w:ascii="Inter" w:hAnsi="Inter" w:cs="Arial"/>
          <w:lang w:val="es-ES"/>
        </w:rPr>
        <w:t xml:space="preserve">La herramienta cuenta con cinco pasos que </w:t>
      </w:r>
      <w:r w:rsidR="0028133D" w:rsidRPr="006C70D8">
        <w:rPr>
          <w:rFonts w:ascii="Inter" w:hAnsi="Inter" w:cs="Arial"/>
          <w:lang w:val="es-ES"/>
        </w:rPr>
        <w:t>serán</w:t>
      </w:r>
      <w:r w:rsidRPr="006C70D8">
        <w:rPr>
          <w:rFonts w:ascii="Inter" w:hAnsi="Inter" w:cs="Arial"/>
          <w:lang w:val="es-ES"/>
        </w:rPr>
        <w:t xml:space="preserve"> </w:t>
      </w:r>
      <w:r w:rsidR="0028133D" w:rsidRPr="006C70D8">
        <w:rPr>
          <w:rFonts w:ascii="Inter" w:hAnsi="Inter" w:cs="Arial"/>
          <w:lang w:val="es-ES"/>
        </w:rPr>
        <w:t>explicados</w:t>
      </w:r>
      <w:r w:rsidRPr="006C70D8">
        <w:rPr>
          <w:rFonts w:ascii="Inter" w:hAnsi="Inter" w:cs="Arial"/>
          <w:lang w:val="es-ES"/>
        </w:rPr>
        <w:t xml:space="preserve"> en los siguientes acápites</w:t>
      </w:r>
      <w:r w:rsidR="0028133D" w:rsidRPr="006C70D8">
        <w:rPr>
          <w:rFonts w:ascii="Inter" w:hAnsi="Inter" w:cs="Arial"/>
          <w:lang w:val="es-ES"/>
        </w:rPr>
        <w:t>:</w:t>
      </w:r>
    </w:p>
    <w:p w14:paraId="5CF22013" w14:textId="2984E020" w:rsidR="00163C65" w:rsidRPr="006C70D8" w:rsidRDefault="0085767D" w:rsidP="0028133D">
      <w:pPr>
        <w:pStyle w:val="Prrafodelista"/>
        <w:numPr>
          <w:ilvl w:val="0"/>
          <w:numId w:val="8"/>
        </w:numPr>
        <w:jc w:val="left"/>
        <w:rPr>
          <w:rFonts w:ascii="Inter" w:hAnsi="Inter" w:cs="Arial"/>
          <w:lang w:val="es-ES"/>
        </w:rPr>
      </w:pPr>
      <w:r w:rsidRPr="006C70D8">
        <w:rPr>
          <w:rFonts w:ascii="Inter" w:hAnsi="Inter" w:cs="Arial"/>
          <w:b/>
          <w:bCs/>
          <w:lang w:val="es-ES"/>
        </w:rPr>
        <w:t>Paso 1:</w:t>
      </w:r>
      <w:r w:rsidRPr="006C70D8">
        <w:rPr>
          <w:rFonts w:ascii="Inter" w:hAnsi="Inter" w:cs="Arial"/>
          <w:lang w:val="es-ES"/>
        </w:rPr>
        <w:t xml:space="preserve"> Arma</w:t>
      </w:r>
      <w:r w:rsidR="00FD2CED" w:rsidRPr="006C70D8">
        <w:rPr>
          <w:rFonts w:ascii="Inter" w:hAnsi="Inter" w:cs="Arial"/>
          <w:lang w:val="es-ES"/>
        </w:rPr>
        <w:t xml:space="preserve"> </w:t>
      </w:r>
      <w:r w:rsidR="006F4EF5" w:rsidRPr="006C70D8">
        <w:rPr>
          <w:rFonts w:ascii="Inter" w:hAnsi="Inter" w:cs="Arial"/>
          <w:lang w:val="es-ES"/>
        </w:rPr>
        <w:t>tu</w:t>
      </w:r>
      <w:r w:rsidRPr="006C70D8">
        <w:rPr>
          <w:rFonts w:ascii="Inter" w:hAnsi="Inter" w:cs="Arial"/>
          <w:lang w:val="es-ES"/>
        </w:rPr>
        <w:t xml:space="preserve"> lista preliminar de árboles </w:t>
      </w:r>
    </w:p>
    <w:p w14:paraId="4FC5500B" w14:textId="46C11569" w:rsidR="00163C65" w:rsidRPr="006C70D8" w:rsidRDefault="0085767D" w:rsidP="0028133D">
      <w:pPr>
        <w:pStyle w:val="Prrafodelista"/>
        <w:numPr>
          <w:ilvl w:val="0"/>
          <w:numId w:val="8"/>
        </w:numPr>
        <w:rPr>
          <w:rFonts w:ascii="Inter" w:hAnsi="Inter" w:cs="Arial"/>
          <w:lang w:val="es-ES"/>
        </w:rPr>
      </w:pPr>
      <w:r w:rsidRPr="006C70D8">
        <w:rPr>
          <w:rFonts w:ascii="Inter" w:hAnsi="Inter" w:cs="Arial"/>
          <w:b/>
          <w:bCs/>
          <w:lang w:val="es-ES"/>
        </w:rPr>
        <w:t>Paso 2:</w:t>
      </w:r>
      <w:r w:rsidRPr="006C70D8">
        <w:rPr>
          <w:rFonts w:ascii="Inter" w:hAnsi="Inter" w:cs="Arial"/>
          <w:lang w:val="es-ES"/>
        </w:rPr>
        <w:t xml:space="preserve"> Revisa los requerimientos climáticos de</w:t>
      </w:r>
      <w:r w:rsidR="00FD2CED" w:rsidRPr="006C70D8">
        <w:rPr>
          <w:rFonts w:ascii="Inter" w:hAnsi="Inter" w:cs="Arial"/>
          <w:lang w:val="es-ES"/>
        </w:rPr>
        <w:t xml:space="preserve"> tu</w:t>
      </w:r>
      <w:r w:rsidRPr="006C70D8">
        <w:rPr>
          <w:rFonts w:ascii="Inter" w:hAnsi="Inter" w:cs="Arial"/>
          <w:lang w:val="es-ES"/>
        </w:rPr>
        <w:t xml:space="preserve"> lista de especies</w:t>
      </w:r>
    </w:p>
    <w:p w14:paraId="5F9C9959" w14:textId="0FB1E92C" w:rsidR="00163C65" w:rsidRPr="006C70D8" w:rsidRDefault="0085767D" w:rsidP="0028133D">
      <w:pPr>
        <w:pStyle w:val="Prrafodelista"/>
        <w:numPr>
          <w:ilvl w:val="0"/>
          <w:numId w:val="8"/>
        </w:numPr>
        <w:rPr>
          <w:rFonts w:ascii="Inter" w:hAnsi="Inter" w:cs="Arial"/>
          <w:lang w:val="es-ES"/>
        </w:rPr>
      </w:pPr>
      <w:r w:rsidRPr="006C70D8">
        <w:rPr>
          <w:rFonts w:ascii="Inter" w:hAnsi="Inter" w:cs="Arial"/>
          <w:b/>
          <w:bCs/>
          <w:lang w:val="es-ES"/>
        </w:rPr>
        <w:t>Paso 3:</w:t>
      </w:r>
      <w:r w:rsidRPr="006C70D8">
        <w:rPr>
          <w:rFonts w:ascii="Inter" w:hAnsi="Inter" w:cs="Arial"/>
          <w:lang w:val="es-ES"/>
        </w:rPr>
        <w:t xml:space="preserve">  Revisa los requerimientos de suelo y limitaciones de </w:t>
      </w:r>
      <w:r w:rsidR="006F4EF5" w:rsidRPr="006C70D8">
        <w:rPr>
          <w:rFonts w:ascii="Inter" w:hAnsi="Inter" w:cs="Arial"/>
          <w:lang w:val="es-ES"/>
        </w:rPr>
        <w:t>tu</w:t>
      </w:r>
      <w:r w:rsidRPr="006C70D8">
        <w:rPr>
          <w:rFonts w:ascii="Inter" w:hAnsi="Inter" w:cs="Arial"/>
          <w:lang w:val="es-ES"/>
        </w:rPr>
        <w:t xml:space="preserve"> lista de especies </w:t>
      </w:r>
    </w:p>
    <w:p w14:paraId="15B3E5FE" w14:textId="43D3ABEC" w:rsidR="00163C65" w:rsidRPr="006C70D8" w:rsidRDefault="0085767D" w:rsidP="0028133D">
      <w:pPr>
        <w:pStyle w:val="Prrafodelista"/>
        <w:numPr>
          <w:ilvl w:val="0"/>
          <w:numId w:val="8"/>
        </w:numPr>
        <w:rPr>
          <w:rFonts w:ascii="Inter" w:hAnsi="Inter" w:cs="Arial"/>
          <w:lang w:val="es-ES"/>
        </w:rPr>
      </w:pPr>
      <w:r w:rsidRPr="006C70D8">
        <w:rPr>
          <w:rFonts w:ascii="Inter" w:hAnsi="Inter" w:cs="Arial"/>
          <w:b/>
          <w:bCs/>
          <w:lang w:val="es-ES"/>
        </w:rPr>
        <w:t>Paso 4:</w:t>
      </w:r>
      <w:r w:rsidRPr="006C70D8">
        <w:rPr>
          <w:rFonts w:ascii="Inter" w:hAnsi="Inter" w:cs="Arial"/>
          <w:lang w:val="es-ES"/>
        </w:rPr>
        <w:t xml:space="preserve"> Toma en cuenta las características morfológicas para </w:t>
      </w:r>
      <w:r w:rsidR="006F4EF5" w:rsidRPr="006C70D8">
        <w:rPr>
          <w:rFonts w:ascii="Inter" w:hAnsi="Inter" w:cs="Arial"/>
          <w:lang w:val="es-ES"/>
        </w:rPr>
        <w:t>tu</w:t>
      </w:r>
      <w:r w:rsidRPr="006C70D8">
        <w:rPr>
          <w:rFonts w:ascii="Inter" w:hAnsi="Inter" w:cs="Arial"/>
          <w:lang w:val="es-ES"/>
        </w:rPr>
        <w:t xml:space="preserve"> diseño </w:t>
      </w:r>
    </w:p>
    <w:p w14:paraId="318B0203" w14:textId="65260647" w:rsidR="00163C65" w:rsidRPr="006C70D8" w:rsidRDefault="0085767D" w:rsidP="0028133D">
      <w:pPr>
        <w:pStyle w:val="Prrafodelista"/>
        <w:numPr>
          <w:ilvl w:val="0"/>
          <w:numId w:val="8"/>
        </w:numPr>
        <w:rPr>
          <w:rFonts w:ascii="Inter" w:hAnsi="Inter" w:cs="Arial"/>
          <w:lang w:val="es-ES"/>
        </w:rPr>
      </w:pPr>
      <w:r w:rsidRPr="006C70D8">
        <w:rPr>
          <w:rFonts w:ascii="Inter" w:hAnsi="Inter" w:cs="Arial"/>
          <w:b/>
          <w:bCs/>
          <w:lang w:val="es-ES"/>
        </w:rPr>
        <w:t>Paso 5</w:t>
      </w:r>
      <w:r w:rsidRPr="006C70D8">
        <w:rPr>
          <w:rFonts w:ascii="Inter" w:hAnsi="Inter" w:cs="Arial"/>
          <w:lang w:val="es-ES"/>
        </w:rPr>
        <w:t xml:space="preserve">: </w:t>
      </w:r>
      <w:r w:rsidR="006F4EF5" w:rsidRPr="006C70D8">
        <w:rPr>
          <w:rFonts w:ascii="Inter" w:hAnsi="Inter" w:cs="Arial"/>
          <w:lang w:val="es-ES"/>
        </w:rPr>
        <w:t>Llena un formulario e imprime tu reporte</w:t>
      </w:r>
    </w:p>
    <w:p w14:paraId="3CD90488" w14:textId="77777777" w:rsidR="00163C65" w:rsidRPr="0028133D" w:rsidRDefault="00163C65">
      <w:pPr>
        <w:rPr>
          <w:rFonts w:ascii="Arial" w:hAnsi="Arial" w:cs="Arial"/>
          <w:sz w:val="24"/>
          <w:szCs w:val="24"/>
          <w:lang w:val="es-ES"/>
        </w:rPr>
      </w:pPr>
    </w:p>
    <w:p w14:paraId="6C8FAE45" w14:textId="77777777" w:rsidR="00163C65" w:rsidRPr="0028133D" w:rsidRDefault="0085767D">
      <w:pPr>
        <w:rPr>
          <w:rFonts w:ascii="Arial" w:hAnsi="Arial" w:cs="Arial"/>
          <w:sz w:val="24"/>
          <w:szCs w:val="24"/>
          <w:lang w:val="es-ES"/>
        </w:rPr>
      </w:pPr>
      <w:r w:rsidRPr="0028133D">
        <w:rPr>
          <w:rFonts w:ascii="Arial" w:hAnsi="Arial" w:cs="Arial"/>
          <w:noProof/>
        </w:rPr>
        <w:drawing>
          <wp:inline distT="0" distB="0" distL="0" distR="0" wp14:anchorId="37C5EA6A" wp14:editId="1CB69210">
            <wp:extent cx="5612130" cy="2726055"/>
            <wp:effectExtent l="19050" t="19050" r="26670" b="171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6"/>
                    <a:stretch>
                      <a:fillRect/>
                    </a:stretch>
                  </pic:blipFill>
                  <pic:spPr bwMode="auto">
                    <a:xfrm>
                      <a:off x="0" y="0"/>
                      <a:ext cx="5612130" cy="2726055"/>
                    </a:xfrm>
                    <a:prstGeom prst="rect">
                      <a:avLst/>
                    </a:prstGeom>
                    <a:ln>
                      <a:solidFill>
                        <a:schemeClr val="tx1"/>
                      </a:solidFill>
                    </a:ln>
                  </pic:spPr>
                </pic:pic>
              </a:graphicData>
            </a:graphic>
          </wp:inline>
        </w:drawing>
      </w:r>
    </w:p>
    <w:p w14:paraId="18A0343A" w14:textId="2F6E44B9" w:rsidR="00163C65" w:rsidRDefault="0028133D" w:rsidP="006C70D8">
      <w:pPr>
        <w:pStyle w:val="Descripcin"/>
      </w:pPr>
      <w:r w:rsidRPr="006C70D8">
        <w:t xml:space="preserve">Imagen </w:t>
      </w:r>
      <w:r>
        <w:fldChar w:fldCharType="begin"/>
      </w:r>
      <w:r>
        <w:instrText xml:space="preserve"> SEQ Imagen \* ARABIC </w:instrText>
      </w:r>
      <w:r>
        <w:fldChar w:fldCharType="separate"/>
      </w:r>
      <w:r w:rsidR="006778D4" w:rsidRPr="006C70D8">
        <w:rPr>
          <w:noProof/>
        </w:rPr>
        <w:t>2</w:t>
      </w:r>
      <w:r>
        <w:rPr>
          <w:noProof/>
        </w:rPr>
        <w:fldChar w:fldCharType="end"/>
      </w:r>
      <w:r w:rsidRPr="006C70D8">
        <w:t>: Página introductoria a la herramienta</w:t>
      </w:r>
    </w:p>
    <w:p w14:paraId="73012AAD" w14:textId="77777777" w:rsidR="006C70D8" w:rsidRPr="006C70D8" w:rsidRDefault="006C70D8" w:rsidP="006C70D8">
      <w:pPr>
        <w:rPr>
          <w:lang w:val="es-US"/>
        </w:rPr>
      </w:pPr>
    </w:p>
    <w:p w14:paraId="550060D2" w14:textId="022AB01C" w:rsidR="00163C65" w:rsidRPr="0028133D" w:rsidRDefault="0085767D" w:rsidP="00AF51BF">
      <w:pPr>
        <w:pStyle w:val="Ttulo2"/>
        <w:ind w:firstLine="0"/>
        <w:rPr>
          <w:rStyle w:val="Textoennegrita"/>
          <w:b/>
          <w:bCs/>
        </w:rPr>
      </w:pPr>
      <w:bookmarkStart w:id="60" w:name="_Toc145635638"/>
      <w:r w:rsidRPr="0028133D">
        <w:rPr>
          <w:rStyle w:val="Textoennegrita"/>
          <w:b/>
          <w:bCs/>
        </w:rPr>
        <w:t>Paso 1: Arma</w:t>
      </w:r>
      <w:r w:rsidR="006F4EF5">
        <w:rPr>
          <w:rStyle w:val="Textoennegrita"/>
          <w:b/>
          <w:bCs/>
        </w:rPr>
        <w:t xml:space="preserve"> tu</w:t>
      </w:r>
      <w:r w:rsidRPr="0028133D">
        <w:rPr>
          <w:rStyle w:val="Textoennegrita"/>
          <w:b/>
          <w:bCs/>
        </w:rPr>
        <w:t xml:space="preserve"> lista preliminar de árboles</w:t>
      </w:r>
      <w:bookmarkEnd w:id="60"/>
    </w:p>
    <w:p w14:paraId="0A8F4AA2" w14:textId="77777777" w:rsidR="00163C65" w:rsidRPr="006C70D8" w:rsidRDefault="00163C65">
      <w:pPr>
        <w:pStyle w:val="Sinespaciado"/>
        <w:jc w:val="both"/>
        <w:rPr>
          <w:rFonts w:ascii="Inter" w:hAnsi="Inter" w:cs="Arial"/>
          <w:sz w:val="22"/>
          <w:szCs w:val="22"/>
          <w:lang w:val="es-EC"/>
        </w:rPr>
      </w:pPr>
    </w:p>
    <w:p w14:paraId="362EE35F" w14:textId="7759AE65" w:rsidR="00163C65" w:rsidRPr="006C70D8" w:rsidRDefault="0085767D">
      <w:pPr>
        <w:pStyle w:val="Sinespaciado"/>
        <w:jc w:val="both"/>
        <w:rPr>
          <w:rFonts w:ascii="Inter" w:hAnsi="Inter" w:cs="Arial"/>
          <w:sz w:val="22"/>
          <w:szCs w:val="22"/>
          <w:lang w:val="es-ES"/>
        </w:rPr>
      </w:pPr>
      <w:r w:rsidRPr="006C70D8">
        <w:rPr>
          <w:rStyle w:val="Textoennegrita"/>
          <w:rFonts w:ascii="Inter" w:hAnsi="Inter" w:cs="Arial"/>
          <w:b w:val="0"/>
          <w:sz w:val="22"/>
          <w:szCs w:val="22"/>
        </w:rPr>
        <w:t xml:space="preserve">En este primer paso el </w:t>
      </w:r>
      <w:r w:rsidRPr="006C70D8">
        <w:rPr>
          <w:rFonts w:ascii="Inter" w:hAnsi="Inter" w:cs="Arial"/>
          <w:sz w:val="22"/>
          <w:szCs w:val="22"/>
          <w:lang w:val="es-ES"/>
        </w:rPr>
        <w:t>técnico/agricultor/investigador elegirá qu</w:t>
      </w:r>
      <w:r w:rsidR="006F4EF5" w:rsidRPr="006C70D8">
        <w:rPr>
          <w:rFonts w:ascii="Inter" w:hAnsi="Inter" w:cs="Arial"/>
          <w:sz w:val="22"/>
          <w:szCs w:val="22"/>
          <w:lang w:val="es-ES"/>
        </w:rPr>
        <w:t>é</w:t>
      </w:r>
      <w:r w:rsidRPr="006C70D8">
        <w:rPr>
          <w:rFonts w:ascii="Inter" w:hAnsi="Inter" w:cs="Arial"/>
          <w:sz w:val="22"/>
          <w:szCs w:val="22"/>
          <w:lang w:val="es-ES"/>
        </w:rPr>
        <w:t xml:space="preserve"> productos y servicios ambientales desea que su opción agroforestal le provea. Para ello realizará tres acciones:</w:t>
      </w:r>
    </w:p>
    <w:p w14:paraId="3FD58808" w14:textId="77777777" w:rsidR="00163C65" w:rsidRPr="006C70D8" w:rsidRDefault="00163C65">
      <w:pPr>
        <w:pStyle w:val="Sinespaciado"/>
        <w:jc w:val="both"/>
        <w:rPr>
          <w:rFonts w:ascii="Inter" w:hAnsi="Inter" w:cs="Arial"/>
          <w:sz w:val="22"/>
          <w:szCs w:val="22"/>
          <w:lang w:val="es-ES"/>
        </w:rPr>
      </w:pPr>
    </w:p>
    <w:p w14:paraId="7DD0708C" w14:textId="77777777" w:rsidR="00163C65" w:rsidRPr="006C70D8" w:rsidRDefault="0085767D" w:rsidP="0028133D">
      <w:pPr>
        <w:pStyle w:val="Sinespaciado"/>
        <w:numPr>
          <w:ilvl w:val="0"/>
          <w:numId w:val="9"/>
        </w:numPr>
        <w:jc w:val="both"/>
        <w:rPr>
          <w:rFonts w:ascii="Inter" w:hAnsi="Inter" w:cs="Arial"/>
          <w:bCs/>
          <w:sz w:val="22"/>
          <w:szCs w:val="22"/>
        </w:rPr>
      </w:pPr>
      <w:r w:rsidRPr="006C70D8">
        <w:rPr>
          <w:rFonts w:ascii="Inter" w:hAnsi="Inter" w:cs="Arial"/>
          <w:sz w:val="22"/>
          <w:szCs w:val="22"/>
          <w:lang w:val="es-ES"/>
        </w:rPr>
        <w:t xml:space="preserve">Dar clic en el producto o servicio que desea obtener </w:t>
      </w:r>
    </w:p>
    <w:p w14:paraId="407A9C4D" w14:textId="77777777" w:rsidR="00163C65" w:rsidRPr="006C70D8" w:rsidRDefault="0085767D" w:rsidP="0028133D">
      <w:pPr>
        <w:pStyle w:val="Sinespaciado"/>
        <w:numPr>
          <w:ilvl w:val="0"/>
          <w:numId w:val="9"/>
        </w:numPr>
        <w:jc w:val="both"/>
        <w:rPr>
          <w:rFonts w:ascii="Inter" w:hAnsi="Inter" w:cs="Arial"/>
          <w:bCs/>
          <w:sz w:val="22"/>
          <w:szCs w:val="22"/>
        </w:rPr>
      </w:pPr>
      <w:r w:rsidRPr="006C70D8">
        <w:rPr>
          <w:rFonts w:ascii="Inter" w:hAnsi="Inter" w:cs="Arial"/>
          <w:sz w:val="22"/>
          <w:szCs w:val="22"/>
        </w:rPr>
        <w:t xml:space="preserve">Seleccionar las especies de su interés </w:t>
      </w:r>
    </w:p>
    <w:p w14:paraId="3ACB101D" w14:textId="5AA72527" w:rsidR="00163C65" w:rsidRPr="006C70D8" w:rsidRDefault="0085767D" w:rsidP="0028133D">
      <w:pPr>
        <w:pStyle w:val="Sinespaciado"/>
        <w:numPr>
          <w:ilvl w:val="0"/>
          <w:numId w:val="9"/>
        </w:numPr>
        <w:jc w:val="both"/>
        <w:rPr>
          <w:rFonts w:ascii="Inter" w:hAnsi="Inter" w:cs="Arial"/>
          <w:bCs/>
          <w:sz w:val="22"/>
          <w:szCs w:val="22"/>
        </w:rPr>
      </w:pPr>
      <w:r w:rsidRPr="006C70D8">
        <w:rPr>
          <w:rFonts w:ascii="Inter" w:hAnsi="Inter" w:cs="Arial"/>
          <w:sz w:val="22"/>
          <w:szCs w:val="22"/>
        </w:rPr>
        <w:t>Seleccionar otros productos y servicios</w:t>
      </w:r>
      <w:r w:rsidR="006F4EF5" w:rsidRPr="006C70D8">
        <w:rPr>
          <w:rFonts w:ascii="Inter" w:hAnsi="Inter" w:cs="Arial"/>
          <w:sz w:val="22"/>
          <w:szCs w:val="22"/>
        </w:rPr>
        <w:t>,</w:t>
      </w:r>
      <w:r w:rsidRPr="006C70D8">
        <w:rPr>
          <w:rFonts w:ascii="Inter" w:hAnsi="Inter" w:cs="Arial"/>
          <w:sz w:val="22"/>
          <w:szCs w:val="22"/>
        </w:rPr>
        <w:t xml:space="preserve"> y continuar seleccionando especies para crear una lista preliminar </w:t>
      </w:r>
    </w:p>
    <w:p w14:paraId="1B35EFB8" w14:textId="77777777" w:rsidR="00163C65" w:rsidRPr="0028133D" w:rsidRDefault="00163C65">
      <w:pPr>
        <w:pStyle w:val="Sinespaciado"/>
        <w:jc w:val="both"/>
        <w:rPr>
          <w:rFonts w:ascii="Arial" w:hAnsi="Arial" w:cs="Arial"/>
          <w:bCs/>
          <w:sz w:val="24"/>
          <w:szCs w:val="24"/>
        </w:rPr>
      </w:pPr>
    </w:p>
    <w:p w14:paraId="7F3A2EBF" w14:textId="50379D26" w:rsidR="00163C65" w:rsidRPr="007E5843" w:rsidRDefault="009044B0">
      <w:pPr>
        <w:pStyle w:val="Sinespaciado"/>
        <w:jc w:val="both"/>
        <w:rPr>
          <w:rFonts w:ascii="Inter" w:hAnsi="Inter" w:cs="Arial"/>
          <w:sz w:val="22"/>
          <w:szCs w:val="22"/>
          <w:lang w:val="es-ES"/>
        </w:rPr>
      </w:pPr>
      <w:r w:rsidRPr="007E5843">
        <w:rPr>
          <w:rFonts w:ascii="Inter" w:hAnsi="Inter" w:cs="Arial"/>
          <w:sz w:val="22"/>
          <w:szCs w:val="22"/>
        </w:rPr>
        <w:lastRenderedPageBreak/>
        <w:t>Primero, e</w:t>
      </w:r>
      <w:r w:rsidR="0085767D" w:rsidRPr="007E5843">
        <w:rPr>
          <w:rFonts w:ascii="Inter" w:hAnsi="Inter" w:cs="Arial"/>
          <w:sz w:val="22"/>
          <w:szCs w:val="22"/>
        </w:rPr>
        <w:t xml:space="preserve">l </w:t>
      </w:r>
      <w:r w:rsidR="0085767D" w:rsidRPr="007E5843">
        <w:rPr>
          <w:rFonts w:ascii="Inter" w:hAnsi="Inter" w:cs="Arial"/>
          <w:sz w:val="22"/>
          <w:szCs w:val="22"/>
          <w:lang w:val="es-ES"/>
        </w:rPr>
        <w:t xml:space="preserve">técnico/agricultor/investigador </w:t>
      </w:r>
      <w:r w:rsidR="007E47B7" w:rsidRPr="007E5843">
        <w:rPr>
          <w:rFonts w:ascii="Inter" w:hAnsi="Inter" w:cs="Arial"/>
          <w:sz w:val="22"/>
          <w:szCs w:val="22"/>
          <w:lang w:val="es-ES"/>
        </w:rPr>
        <w:t>debe</w:t>
      </w:r>
      <w:r w:rsidR="0085767D" w:rsidRPr="007E5843">
        <w:rPr>
          <w:rFonts w:ascii="Inter" w:hAnsi="Inter" w:cs="Arial"/>
          <w:sz w:val="22"/>
          <w:szCs w:val="22"/>
          <w:lang w:val="es-ES"/>
        </w:rPr>
        <w:t xml:space="preserve"> e</w:t>
      </w:r>
      <w:r w:rsidR="007E47B7" w:rsidRPr="007E5843">
        <w:rPr>
          <w:rFonts w:ascii="Inter" w:hAnsi="Inter" w:cs="Arial"/>
          <w:sz w:val="22"/>
          <w:szCs w:val="22"/>
          <w:lang w:val="es-ES"/>
        </w:rPr>
        <w:t>legir</w:t>
      </w:r>
      <w:r w:rsidR="009E74E2" w:rsidRPr="007E5843">
        <w:rPr>
          <w:rFonts w:ascii="Inter" w:hAnsi="Inter" w:cs="Arial"/>
          <w:sz w:val="22"/>
          <w:szCs w:val="22"/>
          <w:lang w:val="es-ES"/>
        </w:rPr>
        <w:t>, en las esferas de colores que aparecen en la parte izquierda de la pantalla,</w:t>
      </w:r>
      <w:r w:rsidR="0085767D" w:rsidRPr="007E5843">
        <w:rPr>
          <w:rFonts w:ascii="Inter" w:hAnsi="Inter" w:cs="Arial"/>
          <w:sz w:val="22"/>
          <w:szCs w:val="22"/>
          <w:lang w:val="es-ES"/>
        </w:rPr>
        <w:t xml:space="preserve"> </w:t>
      </w:r>
      <w:r w:rsidR="009E74E2" w:rsidRPr="007E5843">
        <w:rPr>
          <w:rFonts w:ascii="Inter" w:hAnsi="Inter" w:cs="Arial"/>
          <w:sz w:val="22"/>
          <w:szCs w:val="22"/>
          <w:lang w:val="es-ES"/>
        </w:rPr>
        <w:t xml:space="preserve">la o las </w:t>
      </w:r>
      <w:ins w:id="61" w:author="Ernesto" w:date="2023-10-06T02:08:00Z">
        <w:r w:rsidR="009F0FF5" w:rsidRPr="009F0FF5">
          <w:t>características</w:t>
        </w:r>
        <w:r w:rsidR="009F0FF5" w:rsidRPr="009F0FF5">
          <w:rPr>
            <w:rFonts w:ascii="Inter" w:hAnsi="Inter" w:cs="Arial"/>
            <w:sz w:val="22"/>
            <w:szCs w:val="22"/>
            <w:rPrChange w:id="62" w:author="Ernesto" w:date="2023-10-06T02:08:00Z">
              <w:rPr>
                <w:rFonts w:ascii="Inter" w:hAnsi="Inter" w:cs="Arial"/>
                <w:sz w:val="22"/>
                <w:szCs w:val="22"/>
                <w:highlight w:val="yellow"/>
              </w:rPr>
            </w:rPrChange>
          </w:rPr>
          <w:t xml:space="preserve"> </w:t>
        </w:r>
      </w:ins>
      <w:commentRangeStart w:id="63"/>
      <w:del w:id="64" w:author="Ernesto" w:date="2023-10-06T02:08:00Z">
        <w:r w:rsidR="009E74E2" w:rsidRPr="009F0FF5" w:rsidDel="009F0FF5">
          <w:rPr>
            <w:rFonts w:ascii="Inter" w:hAnsi="Inter" w:cs="Arial"/>
            <w:sz w:val="22"/>
            <w:szCs w:val="22"/>
            <w:lang w:val="es-ES"/>
            <w:rPrChange w:id="65" w:author="Ernesto" w:date="2023-10-06T02:08:00Z">
              <w:rPr>
                <w:rFonts w:ascii="Inter" w:hAnsi="Inter" w:cs="Arial"/>
                <w:sz w:val="22"/>
                <w:szCs w:val="22"/>
                <w:highlight w:val="yellow"/>
                <w:lang w:val="es-ES"/>
              </w:rPr>
            </w:rPrChange>
          </w:rPr>
          <w:delText>funciones</w:delText>
        </w:r>
        <w:commentRangeEnd w:id="63"/>
        <w:r w:rsidR="00AA3E82" w:rsidRPr="009F0FF5" w:rsidDel="009F0FF5">
          <w:rPr>
            <w:rStyle w:val="Refdecomentario"/>
            <w:rFonts w:ascii="Inter" w:hAnsi="Inter"/>
            <w:color w:val="262626"/>
            <w:sz w:val="22"/>
            <w:szCs w:val="22"/>
            <w:lang w:val="es-HN" w:eastAsia="x-none"/>
          </w:rPr>
          <w:commentReference w:id="63"/>
        </w:r>
        <w:r w:rsidR="009E74E2" w:rsidRPr="009F0FF5" w:rsidDel="009F0FF5">
          <w:rPr>
            <w:rFonts w:ascii="Inter" w:hAnsi="Inter" w:cs="Arial"/>
            <w:sz w:val="22"/>
            <w:szCs w:val="22"/>
            <w:lang w:val="es-ES"/>
          </w:rPr>
          <w:delText xml:space="preserve"> </w:delText>
        </w:r>
      </w:del>
      <w:r w:rsidR="009E74E2" w:rsidRPr="009F0FF5">
        <w:rPr>
          <w:rFonts w:ascii="Inter" w:hAnsi="Inter" w:cs="Arial"/>
          <w:sz w:val="22"/>
          <w:szCs w:val="22"/>
          <w:lang w:val="es-ES"/>
        </w:rPr>
        <w:t>que</w:t>
      </w:r>
      <w:r w:rsidR="009E74E2" w:rsidRPr="007E5843">
        <w:rPr>
          <w:rFonts w:ascii="Inter" w:hAnsi="Inter" w:cs="Arial"/>
          <w:sz w:val="22"/>
          <w:szCs w:val="22"/>
          <w:lang w:val="es-ES"/>
        </w:rPr>
        <w:t xml:space="preserve"> desea que las especies provean a su parcela.</w:t>
      </w:r>
    </w:p>
    <w:p w14:paraId="667A6DC4" w14:textId="77777777" w:rsidR="006F4EF5" w:rsidRPr="007E5843" w:rsidRDefault="006F4EF5">
      <w:pPr>
        <w:pStyle w:val="Sinespaciado"/>
        <w:jc w:val="both"/>
        <w:rPr>
          <w:rFonts w:ascii="Inter" w:hAnsi="Inter" w:cs="Arial"/>
          <w:sz w:val="22"/>
          <w:szCs w:val="22"/>
        </w:rPr>
      </w:pPr>
    </w:p>
    <w:p w14:paraId="76204B79" w14:textId="78B167F1" w:rsidR="00163C65" w:rsidRPr="007E5843" w:rsidRDefault="0085767D">
      <w:pPr>
        <w:pStyle w:val="Sinespaciado"/>
        <w:jc w:val="both"/>
        <w:rPr>
          <w:rFonts w:ascii="Inter" w:hAnsi="Inter" w:cs="Arial"/>
          <w:sz w:val="22"/>
          <w:szCs w:val="22"/>
          <w:lang w:val="es-ES"/>
        </w:rPr>
      </w:pPr>
      <w:r w:rsidRPr="007E5843">
        <w:rPr>
          <w:rFonts w:ascii="Inter" w:hAnsi="Inter" w:cs="Arial"/>
          <w:sz w:val="22"/>
          <w:szCs w:val="22"/>
          <w:lang w:val="es-ES"/>
        </w:rPr>
        <w:t xml:space="preserve">Cada esfera representa </w:t>
      </w:r>
      <w:del w:id="66" w:author="Ernesto" w:date="2023-10-06T02:09:00Z">
        <w:r w:rsidRPr="007E5843" w:rsidDel="009F0FF5">
          <w:rPr>
            <w:rFonts w:ascii="Inter" w:hAnsi="Inter" w:cs="Arial"/>
            <w:sz w:val="22"/>
            <w:szCs w:val="22"/>
            <w:lang w:val="es-ES"/>
          </w:rPr>
          <w:delText xml:space="preserve">una </w:delText>
        </w:r>
      </w:del>
      <w:ins w:id="67" w:author="Ernesto" w:date="2023-10-06T02:09:00Z">
        <w:r w:rsidR="009F0FF5" w:rsidRPr="007E5843">
          <w:rPr>
            <w:rFonts w:ascii="Inter" w:hAnsi="Inter" w:cs="Arial"/>
            <w:sz w:val="22"/>
            <w:szCs w:val="22"/>
            <w:lang w:val="es-ES"/>
          </w:rPr>
          <w:t xml:space="preserve">una </w:t>
        </w:r>
        <w:r w:rsidR="009F0FF5" w:rsidRPr="009F0FF5">
          <w:t>característica</w:t>
        </w:r>
        <w:r w:rsidR="009F0FF5" w:rsidRPr="009F0FF5">
          <w:rPr>
            <w:rFonts w:ascii="Inter" w:hAnsi="Inter" w:cs="Arial"/>
            <w:sz w:val="22"/>
            <w:szCs w:val="22"/>
          </w:rPr>
          <w:t xml:space="preserve"> </w:t>
        </w:r>
      </w:ins>
      <w:commentRangeStart w:id="68"/>
      <w:del w:id="69" w:author="Ernesto" w:date="2023-10-06T02:09:00Z">
        <w:r w:rsidR="0028133D" w:rsidRPr="009F0FF5" w:rsidDel="009F0FF5">
          <w:rPr>
            <w:rFonts w:ascii="Inter" w:hAnsi="Inter" w:cs="Arial"/>
            <w:sz w:val="22"/>
            <w:szCs w:val="22"/>
            <w:lang w:val="es-ES"/>
            <w:rPrChange w:id="70" w:author="Ernesto" w:date="2023-10-06T02:09:00Z">
              <w:rPr>
                <w:rFonts w:ascii="Inter" w:hAnsi="Inter" w:cs="Arial"/>
                <w:sz w:val="22"/>
                <w:szCs w:val="22"/>
                <w:highlight w:val="yellow"/>
                <w:lang w:val="es-ES"/>
              </w:rPr>
            </w:rPrChange>
          </w:rPr>
          <w:delText>categoría</w:delText>
        </w:r>
        <w:r w:rsidRPr="009F0FF5" w:rsidDel="009F0FF5">
          <w:rPr>
            <w:rFonts w:ascii="Inter" w:hAnsi="Inter" w:cs="Arial"/>
            <w:sz w:val="22"/>
            <w:szCs w:val="22"/>
            <w:lang w:val="es-ES"/>
            <w:rPrChange w:id="71" w:author="Ernesto" w:date="2023-10-06T02:09:00Z">
              <w:rPr>
                <w:rFonts w:ascii="Inter" w:hAnsi="Inter" w:cs="Arial"/>
                <w:sz w:val="22"/>
                <w:szCs w:val="22"/>
                <w:highlight w:val="yellow"/>
                <w:lang w:val="es-ES"/>
              </w:rPr>
            </w:rPrChange>
          </w:rPr>
          <w:delText xml:space="preserve"> </w:delText>
        </w:r>
      </w:del>
      <w:commentRangeStart w:id="72"/>
      <w:r w:rsidRPr="009F0FF5">
        <w:rPr>
          <w:rFonts w:ascii="Inter" w:hAnsi="Inter" w:cs="Arial"/>
          <w:sz w:val="22"/>
          <w:szCs w:val="22"/>
          <w:lang w:val="es-ES"/>
          <w:rPrChange w:id="73" w:author="Ernesto" w:date="2023-10-06T02:09:00Z">
            <w:rPr>
              <w:rFonts w:ascii="Inter" w:hAnsi="Inter" w:cs="Arial"/>
              <w:sz w:val="22"/>
              <w:szCs w:val="22"/>
              <w:highlight w:val="yellow"/>
              <w:lang w:val="es-ES"/>
            </w:rPr>
          </w:rPrChange>
        </w:rPr>
        <w:t>o utilidad</w:t>
      </w:r>
      <w:r w:rsidRPr="009F0FF5">
        <w:rPr>
          <w:rFonts w:ascii="Inter" w:hAnsi="Inter" w:cs="Arial"/>
          <w:sz w:val="22"/>
          <w:szCs w:val="22"/>
          <w:lang w:val="es-ES"/>
        </w:rPr>
        <w:t xml:space="preserve"> </w:t>
      </w:r>
      <w:commentRangeEnd w:id="68"/>
      <w:r w:rsidR="00735F3C" w:rsidRPr="009F0FF5">
        <w:rPr>
          <w:rStyle w:val="Refdecomentario"/>
          <w:rFonts w:ascii="Inter" w:hAnsi="Inter"/>
          <w:color w:val="262626"/>
          <w:sz w:val="22"/>
          <w:szCs w:val="22"/>
          <w:lang w:val="es-HN" w:eastAsia="x-none"/>
        </w:rPr>
        <w:commentReference w:id="68"/>
      </w:r>
      <w:commentRangeEnd w:id="72"/>
      <w:r w:rsidR="002F0DB2" w:rsidRPr="009F0FF5">
        <w:rPr>
          <w:rStyle w:val="Refdecomentario"/>
          <w:color w:val="262626"/>
          <w:szCs w:val="24"/>
          <w:lang w:val="es-HN" w:eastAsia="x-none"/>
        </w:rPr>
        <w:commentReference w:id="72"/>
      </w:r>
      <w:r w:rsidRPr="007E5843">
        <w:rPr>
          <w:rFonts w:ascii="Inter" w:hAnsi="Inter" w:cs="Arial"/>
          <w:sz w:val="22"/>
          <w:szCs w:val="22"/>
          <w:lang w:val="es-ES"/>
        </w:rPr>
        <w:t>de l</w:t>
      </w:r>
      <w:ins w:id="74" w:author="Ernesto" w:date="2023-10-06T02:09:00Z">
        <w:r w:rsidR="009F0FF5">
          <w:rPr>
            <w:rFonts w:ascii="Inter" w:hAnsi="Inter" w:cs="Arial"/>
            <w:sz w:val="22"/>
            <w:szCs w:val="22"/>
            <w:lang w:val="es-ES"/>
          </w:rPr>
          <w:t>os productos o servicios ambientales</w:t>
        </w:r>
      </w:ins>
      <w:del w:id="75" w:author="Ernesto" w:date="2023-10-06T02:09:00Z">
        <w:r w:rsidRPr="007E5843" w:rsidDel="009F0FF5">
          <w:rPr>
            <w:rFonts w:ascii="Inter" w:hAnsi="Inter" w:cs="Arial"/>
            <w:sz w:val="22"/>
            <w:szCs w:val="22"/>
            <w:lang w:val="es-ES"/>
          </w:rPr>
          <w:delText>as especies</w:delText>
        </w:r>
      </w:del>
      <w:r w:rsidRPr="007E5843">
        <w:rPr>
          <w:rFonts w:ascii="Inter" w:hAnsi="Inter" w:cs="Arial"/>
          <w:sz w:val="22"/>
          <w:szCs w:val="22"/>
          <w:lang w:val="es-ES"/>
        </w:rPr>
        <w:t>. “Madera” representa</w:t>
      </w:r>
      <w:r w:rsidR="009E74E2" w:rsidRPr="007E5843">
        <w:rPr>
          <w:rFonts w:ascii="Inter" w:hAnsi="Inter" w:cs="Arial"/>
          <w:sz w:val="22"/>
          <w:szCs w:val="22"/>
          <w:lang w:val="es-ES"/>
        </w:rPr>
        <w:t xml:space="preserve"> a</w:t>
      </w:r>
      <w:r w:rsidRPr="007E5843">
        <w:rPr>
          <w:rFonts w:ascii="Inter" w:hAnsi="Inter" w:cs="Arial"/>
          <w:sz w:val="22"/>
          <w:szCs w:val="22"/>
          <w:lang w:val="es-ES"/>
        </w:rPr>
        <w:t xml:space="preserve"> las especies que proveen madera, </w:t>
      </w:r>
      <w:commentRangeStart w:id="76"/>
      <w:commentRangeStart w:id="77"/>
      <w:r w:rsidRPr="007E5843">
        <w:rPr>
          <w:rFonts w:ascii="Inter" w:hAnsi="Inter" w:cs="Arial"/>
          <w:sz w:val="22"/>
          <w:szCs w:val="22"/>
          <w:lang w:val="es-ES"/>
        </w:rPr>
        <w:t>“Suelo” representa</w:t>
      </w:r>
      <w:r w:rsidR="009E74E2" w:rsidRPr="007E5843">
        <w:rPr>
          <w:rFonts w:ascii="Inter" w:hAnsi="Inter" w:cs="Arial"/>
          <w:sz w:val="22"/>
          <w:szCs w:val="22"/>
          <w:lang w:val="es-ES"/>
        </w:rPr>
        <w:t xml:space="preserve"> a aquellas</w:t>
      </w:r>
      <w:r w:rsidRPr="007E5843">
        <w:rPr>
          <w:rFonts w:ascii="Inter" w:hAnsi="Inter" w:cs="Arial"/>
          <w:sz w:val="22"/>
          <w:szCs w:val="22"/>
          <w:lang w:val="es-ES"/>
        </w:rPr>
        <w:t xml:space="preserve"> que mejoran/conservan suelo, etc. Se puede obtener una breve descripción al colocar el puntero sobre cada esfera</w:t>
      </w:r>
      <w:commentRangeEnd w:id="76"/>
      <w:r w:rsidR="002F0DB2">
        <w:rPr>
          <w:rStyle w:val="Refdecomentario"/>
          <w:color w:val="262626"/>
          <w:szCs w:val="24"/>
          <w:lang w:val="es-HN" w:eastAsia="x-none"/>
        </w:rPr>
        <w:commentReference w:id="76"/>
      </w:r>
      <w:commentRangeEnd w:id="77"/>
      <w:r w:rsidR="009F0FF5">
        <w:rPr>
          <w:rStyle w:val="Refdecomentario"/>
          <w:color w:val="262626"/>
          <w:szCs w:val="24"/>
          <w:lang w:val="es-HN" w:eastAsia="x-none"/>
        </w:rPr>
        <w:commentReference w:id="77"/>
      </w:r>
      <w:r w:rsidRPr="007E5843">
        <w:rPr>
          <w:rFonts w:ascii="Inter" w:hAnsi="Inter" w:cs="Arial"/>
          <w:sz w:val="22"/>
          <w:szCs w:val="22"/>
          <w:lang w:val="es-ES"/>
        </w:rPr>
        <w:t>.</w:t>
      </w:r>
    </w:p>
    <w:p w14:paraId="6D30F69A" w14:textId="77777777" w:rsidR="006F4EF5" w:rsidRPr="007E5843" w:rsidRDefault="006F4EF5">
      <w:pPr>
        <w:pStyle w:val="Sinespaciado"/>
        <w:jc w:val="both"/>
        <w:rPr>
          <w:rFonts w:ascii="Inter" w:hAnsi="Inter" w:cs="Arial"/>
          <w:sz w:val="22"/>
          <w:szCs w:val="22"/>
        </w:rPr>
      </w:pPr>
    </w:p>
    <w:p w14:paraId="4FFC44FC" w14:textId="76739DA4" w:rsidR="00163C65" w:rsidRPr="007E5843" w:rsidRDefault="0085767D">
      <w:pPr>
        <w:pStyle w:val="Sinespaciado"/>
        <w:jc w:val="both"/>
        <w:rPr>
          <w:rFonts w:ascii="Inter" w:hAnsi="Inter" w:cs="Arial"/>
          <w:sz w:val="22"/>
          <w:szCs w:val="22"/>
          <w:lang w:val="es-ES"/>
        </w:rPr>
      </w:pPr>
      <w:r w:rsidRPr="007E5843">
        <w:rPr>
          <w:rFonts w:ascii="Inter" w:hAnsi="Inter" w:cs="Arial"/>
          <w:sz w:val="22"/>
          <w:szCs w:val="22"/>
          <w:lang w:val="es-ES"/>
        </w:rPr>
        <w:t>Al dar clic en una esfera, aparecerá</w:t>
      </w:r>
      <w:r w:rsidR="00E83D83" w:rsidRPr="007E5843">
        <w:rPr>
          <w:rFonts w:ascii="Inter" w:hAnsi="Inter" w:cs="Arial"/>
          <w:sz w:val="22"/>
          <w:szCs w:val="22"/>
          <w:lang w:val="es-ES"/>
        </w:rPr>
        <w:t>n listadas en una tabla a la derecha,</w:t>
      </w:r>
      <w:r w:rsidRPr="007E5843">
        <w:rPr>
          <w:rFonts w:ascii="Inter" w:hAnsi="Inter" w:cs="Arial"/>
          <w:sz w:val="22"/>
          <w:szCs w:val="22"/>
          <w:lang w:val="es-ES"/>
        </w:rPr>
        <w:t xml:space="preserve"> las diferentes especies </w:t>
      </w:r>
      <w:del w:id="78" w:author="Carreno, Geovana (ICRAF)" w:date="2023-09-27T09:48:00Z">
        <w:r w:rsidRPr="007E5843" w:rsidDel="00AB397B">
          <w:rPr>
            <w:rFonts w:ascii="Inter" w:hAnsi="Inter" w:cs="Arial"/>
            <w:sz w:val="22"/>
            <w:szCs w:val="22"/>
            <w:lang w:val="es-ES"/>
          </w:rPr>
          <w:delText>con estas características</w:delText>
        </w:r>
      </w:del>
      <w:ins w:id="79" w:author="Carreno, Geovana (ICRAF)" w:date="2023-09-27T09:48:00Z">
        <w:r w:rsidR="00AB397B">
          <w:rPr>
            <w:rFonts w:ascii="Inter" w:hAnsi="Inter" w:cs="Arial"/>
            <w:sz w:val="22"/>
            <w:szCs w:val="22"/>
            <w:lang w:val="es-ES"/>
          </w:rPr>
          <w:t>que proveen los diferentes productos o servicios ecosistémicos</w:t>
        </w:r>
      </w:ins>
      <w:r w:rsidRPr="007E5843">
        <w:rPr>
          <w:rFonts w:ascii="Inter" w:hAnsi="Inter" w:cs="Arial"/>
          <w:sz w:val="22"/>
          <w:szCs w:val="22"/>
          <w:lang w:val="es-ES"/>
        </w:rPr>
        <w:t xml:space="preserve">. Nótese que al </w:t>
      </w:r>
      <w:r w:rsidR="006C70D8" w:rsidRPr="007E5843">
        <w:rPr>
          <w:rFonts w:ascii="Inter" w:hAnsi="Inter" w:cs="Arial"/>
          <w:sz w:val="22"/>
          <w:szCs w:val="22"/>
          <w:lang w:val="es-ES"/>
        </w:rPr>
        <w:t>hacer</w:t>
      </w:r>
      <w:r w:rsidRPr="007E5843">
        <w:rPr>
          <w:rFonts w:ascii="Inter" w:hAnsi="Inter" w:cs="Arial"/>
          <w:sz w:val="22"/>
          <w:szCs w:val="22"/>
          <w:lang w:val="es-ES"/>
        </w:rPr>
        <w:t xml:space="preserve"> clic en una esfera el listado </w:t>
      </w:r>
      <w:r w:rsidR="00E83D83" w:rsidRPr="007E5843">
        <w:rPr>
          <w:rFonts w:ascii="Inter" w:hAnsi="Inter" w:cs="Arial"/>
          <w:sz w:val="22"/>
          <w:szCs w:val="22"/>
          <w:lang w:val="es-ES"/>
        </w:rPr>
        <w:t>toma</w:t>
      </w:r>
      <w:r w:rsidRPr="007E5843">
        <w:rPr>
          <w:rFonts w:ascii="Inter" w:hAnsi="Inter" w:cs="Arial"/>
          <w:sz w:val="22"/>
          <w:szCs w:val="22"/>
          <w:lang w:val="es-ES"/>
        </w:rPr>
        <w:t xml:space="preserve"> el</w:t>
      </w:r>
      <w:r w:rsidR="007E5843" w:rsidRPr="007E5843">
        <w:rPr>
          <w:rFonts w:ascii="Inter" w:hAnsi="Inter" w:cs="Arial"/>
          <w:sz w:val="22"/>
          <w:szCs w:val="22"/>
          <w:lang w:val="es-ES"/>
        </w:rPr>
        <w:t xml:space="preserve"> mismo</w:t>
      </w:r>
      <w:r w:rsidRPr="007E5843">
        <w:rPr>
          <w:rFonts w:ascii="Inter" w:hAnsi="Inter" w:cs="Arial"/>
          <w:sz w:val="22"/>
          <w:szCs w:val="22"/>
          <w:lang w:val="es-ES"/>
        </w:rPr>
        <w:t xml:space="preserve"> color</w:t>
      </w:r>
      <w:ins w:id="80" w:author="Carreno, Geovana (ICRAF)" w:date="2023-09-27T09:48:00Z">
        <w:r w:rsidR="00AB397B">
          <w:rPr>
            <w:rFonts w:ascii="Inter" w:hAnsi="Inter" w:cs="Arial"/>
            <w:sz w:val="22"/>
            <w:szCs w:val="22"/>
            <w:lang w:val="es-ES"/>
          </w:rPr>
          <w:t xml:space="preserve"> de la esfera</w:t>
        </w:r>
      </w:ins>
      <w:r w:rsidRPr="007E5843">
        <w:rPr>
          <w:rFonts w:ascii="Inter" w:hAnsi="Inter" w:cs="Arial"/>
          <w:sz w:val="22"/>
          <w:szCs w:val="22"/>
          <w:lang w:val="es-ES"/>
        </w:rPr>
        <w:t>.</w:t>
      </w:r>
    </w:p>
    <w:p w14:paraId="2F352163" w14:textId="77777777" w:rsidR="0028133D" w:rsidRPr="007E5843" w:rsidRDefault="0028133D">
      <w:pPr>
        <w:pStyle w:val="Sinespaciado"/>
        <w:jc w:val="both"/>
        <w:rPr>
          <w:rFonts w:ascii="Inter" w:hAnsi="Inter" w:cs="Arial"/>
          <w:sz w:val="22"/>
          <w:szCs w:val="22"/>
        </w:rPr>
      </w:pPr>
    </w:p>
    <w:p w14:paraId="1BEF6445" w14:textId="77777777" w:rsidR="00163C65" w:rsidRPr="0028133D" w:rsidRDefault="00163C65">
      <w:pPr>
        <w:pStyle w:val="Sinespaciado"/>
        <w:jc w:val="both"/>
        <w:rPr>
          <w:rFonts w:ascii="Arial" w:hAnsi="Arial" w:cs="Arial"/>
          <w:sz w:val="24"/>
          <w:szCs w:val="24"/>
        </w:rPr>
      </w:pPr>
    </w:p>
    <w:p w14:paraId="49E6740C" w14:textId="08B48908" w:rsidR="00163C65" w:rsidRPr="0028133D" w:rsidRDefault="0028133D" w:rsidP="006C70D8">
      <w:pPr>
        <w:pStyle w:val="Descripcin"/>
        <w:rPr>
          <w:rFonts w:ascii="Arial" w:hAnsi="Arial" w:cs="Arial"/>
          <w:sz w:val="24"/>
          <w:szCs w:val="24"/>
        </w:rPr>
      </w:pPr>
      <w:r>
        <w:t xml:space="preserve">Imagen </w:t>
      </w:r>
      <w:r>
        <w:fldChar w:fldCharType="begin"/>
      </w:r>
      <w:r>
        <w:instrText xml:space="preserve"> SEQ Imagen \* ARABIC </w:instrText>
      </w:r>
      <w:r>
        <w:fldChar w:fldCharType="separate"/>
      </w:r>
      <w:r w:rsidR="006778D4">
        <w:rPr>
          <w:noProof/>
        </w:rPr>
        <w:t>3</w:t>
      </w:r>
      <w:r>
        <w:rPr>
          <w:noProof/>
        </w:rPr>
        <w:fldChar w:fldCharType="end"/>
      </w:r>
      <w:r w:rsidRPr="0028133D">
        <w:rPr>
          <w:rFonts w:ascii="Arial" w:hAnsi="Arial" w:cs="Arial"/>
          <w:noProof/>
        </w:rPr>
        <w:drawing>
          <wp:anchor distT="0" distB="0" distL="0" distR="0" simplePos="0" relativeHeight="9" behindDoc="0" locked="0" layoutInCell="0" allowOverlap="1" wp14:anchorId="3654311C" wp14:editId="50A70DD3">
            <wp:simplePos x="0" y="0"/>
            <wp:positionH relativeFrom="column">
              <wp:align>center</wp:align>
            </wp:positionH>
            <wp:positionV relativeFrom="paragraph">
              <wp:posOffset>635</wp:posOffset>
            </wp:positionV>
            <wp:extent cx="5731510" cy="2966720"/>
            <wp:effectExtent l="19050" t="19050" r="21590" b="24130"/>
            <wp:wrapSquare wrapText="largest"/>
            <wp:docPr id="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5"/>
                    <pic:cNvPicPr>
                      <a:picLocks noChangeAspect="1" noChangeArrowheads="1"/>
                    </pic:cNvPicPr>
                  </pic:nvPicPr>
                  <pic:blipFill>
                    <a:blip r:embed="rId17"/>
                    <a:stretch>
                      <a:fillRect/>
                    </a:stretch>
                  </pic:blipFill>
                  <pic:spPr bwMode="auto">
                    <a:xfrm>
                      <a:off x="0" y="0"/>
                      <a:ext cx="5731510" cy="2966720"/>
                    </a:xfrm>
                    <a:prstGeom prst="rect">
                      <a:avLst/>
                    </a:prstGeom>
                    <a:ln>
                      <a:solidFill>
                        <a:schemeClr val="tx1"/>
                      </a:solidFill>
                    </a:ln>
                  </pic:spPr>
                </pic:pic>
              </a:graphicData>
            </a:graphic>
          </wp:anchor>
        </w:drawing>
      </w:r>
      <w:r>
        <w:t>: Esferas y tabla de especies del paso 1</w:t>
      </w:r>
    </w:p>
    <w:p w14:paraId="28FEC70E" w14:textId="2B2FDC68" w:rsidR="00163C65" w:rsidRDefault="00163C65">
      <w:pPr>
        <w:pStyle w:val="Sinespaciado"/>
        <w:jc w:val="both"/>
        <w:rPr>
          <w:rFonts w:ascii="Arial" w:hAnsi="Arial" w:cs="Arial"/>
          <w:sz w:val="24"/>
          <w:szCs w:val="24"/>
        </w:rPr>
      </w:pPr>
    </w:p>
    <w:p w14:paraId="6627430B" w14:textId="77777777" w:rsidR="0028133D" w:rsidRPr="0028133D" w:rsidRDefault="0028133D">
      <w:pPr>
        <w:pStyle w:val="Sinespaciado"/>
        <w:jc w:val="both"/>
        <w:rPr>
          <w:rFonts w:ascii="Arial" w:hAnsi="Arial" w:cs="Arial"/>
          <w:sz w:val="24"/>
          <w:szCs w:val="24"/>
        </w:rPr>
      </w:pPr>
    </w:p>
    <w:p w14:paraId="51271DA1" w14:textId="41268245" w:rsidR="00163C65" w:rsidRPr="007E5843" w:rsidRDefault="0085767D">
      <w:pPr>
        <w:pStyle w:val="Sinespaciado"/>
        <w:jc w:val="both"/>
        <w:rPr>
          <w:rFonts w:ascii="Inter" w:hAnsi="Inter" w:cs="Arial"/>
          <w:sz w:val="22"/>
          <w:szCs w:val="22"/>
        </w:rPr>
      </w:pPr>
      <w:r w:rsidRPr="007E5843">
        <w:rPr>
          <w:rFonts w:ascii="Inter" w:hAnsi="Inter" w:cs="Arial"/>
          <w:sz w:val="22"/>
          <w:szCs w:val="22"/>
          <w:lang w:val="es-ES"/>
        </w:rPr>
        <w:t>La tabla de especies cuenta con un campo de texto “Buscar” en la esquina superior derecha que permite filtrar</w:t>
      </w:r>
      <w:r w:rsidR="00CE1D31" w:rsidRPr="007E5843">
        <w:rPr>
          <w:rFonts w:ascii="Inter" w:hAnsi="Inter" w:cs="Arial"/>
          <w:sz w:val="22"/>
          <w:szCs w:val="22"/>
          <w:lang w:val="es-ES"/>
        </w:rPr>
        <w:t>.</w:t>
      </w:r>
      <w:r w:rsidRPr="007E5843">
        <w:rPr>
          <w:rFonts w:ascii="Inter" w:hAnsi="Inter" w:cs="Arial"/>
          <w:sz w:val="22"/>
          <w:szCs w:val="22"/>
          <w:lang w:val="es-ES"/>
        </w:rPr>
        <w:t xml:space="preserve"> </w:t>
      </w:r>
      <w:r w:rsidR="00CE1D31" w:rsidRPr="007E5843">
        <w:rPr>
          <w:rFonts w:ascii="Inter" w:hAnsi="Inter" w:cs="Arial"/>
          <w:sz w:val="22"/>
          <w:szCs w:val="22"/>
          <w:lang w:val="es-ES"/>
        </w:rPr>
        <w:t>T</w:t>
      </w:r>
      <w:r w:rsidRPr="007E5843">
        <w:rPr>
          <w:rFonts w:ascii="Inter" w:hAnsi="Inter" w:cs="Arial"/>
          <w:sz w:val="22"/>
          <w:szCs w:val="22"/>
          <w:lang w:val="es-ES"/>
        </w:rPr>
        <w:t>ambi</w:t>
      </w:r>
      <w:r w:rsidR="00CE1D31" w:rsidRPr="007E5843">
        <w:rPr>
          <w:rFonts w:ascii="Inter" w:hAnsi="Inter" w:cs="Arial"/>
          <w:sz w:val="22"/>
          <w:szCs w:val="22"/>
          <w:lang w:val="es-ES"/>
        </w:rPr>
        <w:t>é</w:t>
      </w:r>
      <w:r w:rsidRPr="007E5843">
        <w:rPr>
          <w:rFonts w:ascii="Inter" w:hAnsi="Inter" w:cs="Arial"/>
          <w:sz w:val="22"/>
          <w:szCs w:val="22"/>
          <w:lang w:val="es-ES"/>
        </w:rPr>
        <w:t>n cuenta con una barra de paginación en la esquina inferior derecha que permite moverse por las distintas páginas de resultados.</w:t>
      </w:r>
    </w:p>
    <w:p w14:paraId="64A89682" w14:textId="0FED50E7" w:rsidR="00163C65" w:rsidRPr="007E5843" w:rsidRDefault="0085767D">
      <w:pPr>
        <w:pStyle w:val="Sinespaciado"/>
        <w:jc w:val="both"/>
        <w:rPr>
          <w:rFonts w:ascii="Inter" w:hAnsi="Inter" w:cs="Arial"/>
          <w:sz w:val="22"/>
          <w:szCs w:val="22"/>
        </w:rPr>
      </w:pPr>
      <w:r w:rsidRPr="007E5843">
        <w:rPr>
          <w:rFonts w:ascii="Inter" w:hAnsi="Inter" w:cs="Arial"/>
          <w:sz w:val="22"/>
          <w:szCs w:val="22"/>
          <w:lang w:val="es-ES"/>
        </w:rPr>
        <w:t>Al hacer clic en la columna “Especies” se puede ordenar</w:t>
      </w:r>
      <w:r w:rsidR="00F30C6C" w:rsidRPr="007E5843">
        <w:rPr>
          <w:rFonts w:ascii="Inter" w:hAnsi="Inter" w:cs="Arial"/>
          <w:sz w:val="22"/>
          <w:szCs w:val="22"/>
          <w:lang w:val="es-ES"/>
        </w:rPr>
        <w:t xml:space="preserve"> de manera</w:t>
      </w:r>
      <w:r w:rsidRPr="007E5843">
        <w:rPr>
          <w:rFonts w:ascii="Inter" w:hAnsi="Inter" w:cs="Arial"/>
          <w:sz w:val="22"/>
          <w:szCs w:val="22"/>
          <w:lang w:val="es-ES"/>
        </w:rPr>
        <w:t xml:space="preserve"> ascendente o descendente por el nombre de cada especie. La columna “Seleccione” cuenta con un</w:t>
      </w:r>
      <w:r w:rsidR="00812DC9" w:rsidRPr="007E5843">
        <w:rPr>
          <w:rFonts w:ascii="Inter" w:hAnsi="Inter" w:cs="Arial"/>
          <w:sz w:val="22"/>
          <w:szCs w:val="22"/>
          <w:lang w:val="es-ES"/>
        </w:rPr>
        <w:t>a casilla</w:t>
      </w:r>
      <w:r w:rsidR="00DA586A" w:rsidRPr="007E5843">
        <w:rPr>
          <w:rFonts w:ascii="Inter" w:hAnsi="Inter" w:cs="Arial"/>
          <w:sz w:val="22"/>
          <w:szCs w:val="22"/>
          <w:lang w:val="es-ES"/>
        </w:rPr>
        <w:t xml:space="preserve"> (</w:t>
      </w:r>
      <w:proofErr w:type="spellStart"/>
      <w:r w:rsidR="00DA586A" w:rsidRPr="007E5843">
        <w:rPr>
          <w:rFonts w:ascii="Inter" w:hAnsi="Inter" w:cs="Arial"/>
          <w:i/>
          <w:iCs/>
          <w:sz w:val="22"/>
          <w:szCs w:val="22"/>
          <w:lang w:val="es-ES"/>
        </w:rPr>
        <w:t>checkbox</w:t>
      </w:r>
      <w:proofErr w:type="spellEnd"/>
      <w:r w:rsidR="00DA586A" w:rsidRPr="007E5843">
        <w:rPr>
          <w:rFonts w:ascii="Inter" w:hAnsi="Inter" w:cs="Arial"/>
          <w:sz w:val="22"/>
          <w:szCs w:val="22"/>
          <w:lang w:val="es-ES"/>
        </w:rPr>
        <w:t>)</w:t>
      </w:r>
      <w:r w:rsidRPr="007E5843">
        <w:rPr>
          <w:rFonts w:ascii="Inter" w:hAnsi="Inter" w:cs="Arial"/>
          <w:sz w:val="22"/>
          <w:szCs w:val="22"/>
          <w:lang w:val="es-ES"/>
        </w:rPr>
        <w:t xml:space="preserve"> para seleccionar la especie</w:t>
      </w:r>
      <w:r w:rsidR="00C02B93" w:rsidRPr="007E5843">
        <w:rPr>
          <w:rFonts w:ascii="Inter" w:hAnsi="Inter" w:cs="Arial"/>
          <w:sz w:val="22"/>
          <w:szCs w:val="22"/>
          <w:lang w:val="es-ES"/>
        </w:rPr>
        <w:t xml:space="preserve"> (nombre común)</w:t>
      </w:r>
      <w:r w:rsidR="002E20EA" w:rsidRPr="007E5843">
        <w:rPr>
          <w:rFonts w:ascii="Inter" w:hAnsi="Inter" w:cs="Arial"/>
          <w:sz w:val="22"/>
          <w:szCs w:val="22"/>
          <w:lang w:val="es-ES"/>
        </w:rPr>
        <w:t xml:space="preserve"> que desea agregar</w:t>
      </w:r>
      <w:r w:rsidR="00C02B93" w:rsidRPr="007E5843">
        <w:rPr>
          <w:rFonts w:ascii="Inter" w:hAnsi="Inter" w:cs="Arial"/>
          <w:sz w:val="22"/>
          <w:szCs w:val="22"/>
          <w:lang w:val="es-ES"/>
        </w:rPr>
        <w:t xml:space="preserve"> a su lista</w:t>
      </w:r>
      <w:r w:rsidRPr="007E5843">
        <w:rPr>
          <w:rFonts w:ascii="Inter" w:hAnsi="Inter" w:cs="Arial"/>
          <w:sz w:val="22"/>
          <w:szCs w:val="22"/>
          <w:lang w:val="es-ES"/>
        </w:rPr>
        <w:t xml:space="preserve">. Al hacer clic en </w:t>
      </w:r>
      <w:r w:rsidR="00DA586A" w:rsidRPr="007E5843">
        <w:rPr>
          <w:rFonts w:ascii="Inter" w:hAnsi="Inter" w:cs="Arial"/>
          <w:sz w:val="22"/>
          <w:szCs w:val="22"/>
          <w:lang w:val="es-ES"/>
        </w:rPr>
        <w:t>esta casilla</w:t>
      </w:r>
      <w:r w:rsidRPr="007E5843">
        <w:rPr>
          <w:rFonts w:ascii="Inter" w:hAnsi="Inter" w:cs="Arial"/>
          <w:sz w:val="22"/>
          <w:szCs w:val="22"/>
          <w:lang w:val="es-ES"/>
        </w:rPr>
        <w:t xml:space="preserve">, se agrega la especie a la “Lista preliminar de especies seleccionadas” ubicada más abajo. </w:t>
      </w:r>
    </w:p>
    <w:p w14:paraId="32A2DE15" w14:textId="77777777" w:rsidR="00163C65" w:rsidRPr="0028133D" w:rsidRDefault="00163C65">
      <w:pPr>
        <w:pStyle w:val="Sinespaciado"/>
        <w:jc w:val="both"/>
        <w:rPr>
          <w:rFonts w:ascii="Arial" w:hAnsi="Arial" w:cs="Arial"/>
          <w:sz w:val="24"/>
          <w:szCs w:val="24"/>
        </w:rPr>
      </w:pPr>
    </w:p>
    <w:p w14:paraId="2D2E91D7" w14:textId="77777777" w:rsidR="00163C65" w:rsidRPr="0028133D" w:rsidRDefault="00163C65">
      <w:pPr>
        <w:pStyle w:val="Sinespaciado"/>
        <w:jc w:val="both"/>
        <w:rPr>
          <w:rFonts w:ascii="Arial" w:hAnsi="Arial" w:cs="Arial"/>
          <w:sz w:val="24"/>
          <w:szCs w:val="24"/>
        </w:rPr>
      </w:pPr>
    </w:p>
    <w:p w14:paraId="6E9DA025" w14:textId="77777777" w:rsidR="00163C65" w:rsidRPr="0028133D" w:rsidRDefault="00163C65">
      <w:pPr>
        <w:pStyle w:val="Sinespaciado"/>
        <w:jc w:val="both"/>
        <w:rPr>
          <w:rFonts w:ascii="Arial" w:hAnsi="Arial" w:cs="Arial"/>
          <w:sz w:val="24"/>
          <w:szCs w:val="24"/>
        </w:rPr>
      </w:pPr>
    </w:p>
    <w:p w14:paraId="3015B0BD" w14:textId="77777777" w:rsidR="00163C65" w:rsidRPr="0028133D" w:rsidRDefault="0085767D">
      <w:pPr>
        <w:pStyle w:val="Sinespaciado"/>
        <w:jc w:val="both"/>
        <w:rPr>
          <w:rFonts w:ascii="Arial" w:hAnsi="Arial" w:cs="Arial"/>
          <w:sz w:val="24"/>
          <w:szCs w:val="24"/>
        </w:rPr>
      </w:pPr>
      <w:r w:rsidRPr="0028133D">
        <w:rPr>
          <w:rFonts w:ascii="Arial" w:hAnsi="Arial" w:cs="Arial"/>
          <w:noProof/>
        </w:rPr>
        <w:lastRenderedPageBreak/>
        <w:drawing>
          <wp:anchor distT="0" distB="0" distL="0" distR="0" simplePos="0" relativeHeight="10" behindDoc="0" locked="0" layoutInCell="0" allowOverlap="1" wp14:anchorId="54CFF679" wp14:editId="3156D2E1">
            <wp:simplePos x="0" y="0"/>
            <wp:positionH relativeFrom="column">
              <wp:posOffset>982345</wp:posOffset>
            </wp:positionH>
            <wp:positionV relativeFrom="paragraph">
              <wp:posOffset>24765</wp:posOffset>
            </wp:positionV>
            <wp:extent cx="3766820" cy="2306320"/>
            <wp:effectExtent l="19050" t="19050" r="24130" b="17780"/>
            <wp:wrapSquare wrapText="largest"/>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8"/>
                    <a:stretch>
                      <a:fillRect/>
                    </a:stretch>
                  </pic:blipFill>
                  <pic:spPr bwMode="auto">
                    <a:xfrm>
                      <a:off x="0" y="0"/>
                      <a:ext cx="3766820" cy="2306320"/>
                    </a:xfrm>
                    <a:prstGeom prst="rect">
                      <a:avLst/>
                    </a:prstGeom>
                    <a:ln>
                      <a:solidFill>
                        <a:schemeClr val="tx1"/>
                      </a:solidFill>
                    </a:ln>
                  </pic:spPr>
                </pic:pic>
              </a:graphicData>
            </a:graphic>
          </wp:anchor>
        </w:drawing>
      </w:r>
    </w:p>
    <w:p w14:paraId="4B2A21E5" w14:textId="77777777" w:rsidR="00163C65" w:rsidRPr="0028133D" w:rsidRDefault="00163C65">
      <w:pPr>
        <w:pStyle w:val="Sinespaciado"/>
        <w:jc w:val="both"/>
        <w:rPr>
          <w:rFonts w:ascii="Arial" w:hAnsi="Arial" w:cs="Arial"/>
          <w:sz w:val="24"/>
          <w:szCs w:val="24"/>
        </w:rPr>
      </w:pPr>
    </w:p>
    <w:p w14:paraId="2A6322DD" w14:textId="77777777" w:rsidR="00163C65" w:rsidRPr="0028133D" w:rsidRDefault="00163C65">
      <w:pPr>
        <w:pStyle w:val="Sinespaciado"/>
        <w:jc w:val="both"/>
        <w:rPr>
          <w:rFonts w:ascii="Arial" w:hAnsi="Arial" w:cs="Arial"/>
          <w:sz w:val="24"/>
          <w:szCs w:val="24"/>
        </w:rPr>
      </w:pPr>
    </w:p>
    <w:p w14:paraId="383D3581" w14:textId="77777777" w:rsidR="00163C65" w:rsidRPr="0028133D" w:rsidRDefault="00163C65">
      <w:pPr>
        <w:pStyle w:val="Sinespaciado"/>
        <w:jc w:val="both"/>
        <w:rPr>
          <w:rFonts w:ascii="Arial" w:hAnsi="Arial" w:cs="Arial"/>
          <w:sz w:val="24"/>
          <w:szCs w:val="24"/>
        </w:rPr>
      </w:pPr>
    </w:p>
    <w:p w14:paraId="1F3A58B4" w14:textId="77777777" w:rsidR="00163C65" w:rsidRPr="0028133D" w:rsidRDefault="00163C65">
      <w:pPr>
        <w:pStyle w:val="Sinespaciado"/>
        <w:jc w:val="both"/>
        <w:rPr>
          <w:rFonts w:ascii="Arial" w:hAnsi="Arial" w:cs="Arial"/>
          <w:sz w:val="24"/>
          <w:szCs w:val="24"/>
        </w:rPr>
      </w:pPr>
    </w:p>
    <w:p w14:paraId="1C69A5C5" w14:textId="77777777" w:rsidR="00163C65" w:rsidRPr="0028133D" w:rsidRDefault="00163C65">
      <w:pPr>
        <w:pStyle w:val="Sinespaciado"/>
        <w:jc w:val="both"/>
        <w:rPr>
          <w:rFonts w:ascii="Arial" w:hAnsi="Arial" w:cs="Arial"/>
          <w:sz w:val="24"/>
          <w:szCs w:val="24"/>
        </w:rPr>
      </w:pPr>
    </w:p>
    <w:p w14:paraId="1C0928C5" w14:textId="77777777" w:rsidR="00163C65" w:rsidRPr="0028133D" w:rsidRDefault="00163C65">
      <w:pPr>
        <w:pStyle w:val="Sinespaciado"/>
        <w:jc w:val="both"/>
        <w:rPr>
          <w:rFonts w:ascii="Arial" w:hAnsi="Arial" w:cs="Arial"/>
          <w:sz w:val="24"/>
          <w:szCs w:val="24"/>
        </w:rPr>
      </w:pPr>
    </w:p>
    <w:p w14:paraId="266DDBDE" w14:textId="77777777" w:rsidR="00163C65" w:rsidRPr="0028133D" w:rsidRDefault="00163C65">
      <w:pPr>
        <w:pStyle w:val="Sinespaciado"/>
        <w:jc w:val="both"/>
        <w:rPr>
          <w:rFonts w:ascii="Arial" w:hAnsi="Arial" w:cs="Arial"/>
          <w:sz w:val="24"/>
          <w:szCs w:val="24"/>
        </w:rPr>
      </w:pPr>
    </w:p>
    <w:p w14:paraId="5F98A65E" w14:textId="77777777" w:rsidR="00163C65" w:rsidRPr="0028133D" w:rsidRDefault="00163C65">
      <w:pPr>
        <w:pStyle w:val="Sinespaciado"/>
        <w:jc w:val="both"/>
        <w:rPr>
          <w:rFonts w:ascii="Arial" w:hAnsi="Arial" w:cs="Arial"/>
          <w:sz w:val="24"/>
          <w:szCs w:val="24"/>
        </w:rPr>
      </w:pPr>
    </w:p>
    <w:p w14:paraId="7E33525D" w14:textId="77777777" w:rsidR="00163C65" w:rsidRPr="0028133D" w:rsidRDefault="00163C65">
      <w:pPr>
        <w:pStyle w:val="Sinespaciado"/>
        <w:jc w:val="both"/>
        <w:rPr>
          <w:rFonts w:ascii="Arial" w:hAnsi="Arial" w:cs="Arial"/>
          <w:sz w:val="24"/>
          <w:szCs w:val="24"/>
        </w:rPr>
      </w:pPr>
    </w:p>
    <w:p w14:paraId="11EBC169" w14:textId="77777777" w:rsidR="00163C65" w:rsidRPr="0028133D" w:rsidRDefault="00163C65">
      <w:pPr>
        <w:pStyle w:val="Sinespaciado"/>
        <w:jc w:val="both"/>
        <w:rPr>
          <w:rFonts w:ascii="Arial" w:hAnsi="Arial" w:cs="Arial"/>
          <w:sz w:val="24"/>
          <w:szCs w:val="24"/>
        </w:rPr>
      </w:pPr>
    </w:p>
    <w:p w14:paraId="1C6783EE" w14:textId="77777777" w:rsidR="00163C65" w:rsidRPr="0028133D" w:rsidRDefault="00163C65">
      <w:pPr>
        <w:pStyle w:val="Sinespaciado"/>
        <w:jc w:val="both"/>
        <w:rPr>
          <w:rFonts w:ascii="Arial" w:hAnsi="Arial" w:cs="Arial"/>
          <w:sz w:val="24"/>
          <w:szCs w:val="24"/>
        </w:rPr>
      </w:pPr>
    </w:p>
    <w:p w14:paraId="4A3D106F" w14:textId="77777777" w:rsidR="00163C65" w:rsidRPr="0028133D" w:rsidRDefault="00163C65">
      <w:pPr>
        <w:pStyle w:val="Sinespaciado"/>
        <w:jc w:val="both"/>
        <w:rPr>
          <w:rFonts w:ascii="Arial" w:hAnsi="Arial" w:cs="Arial"/>
          <w:sz w:val="24"/>
          <w:szCs w:val="24"/>
        </w:rPr>
      </w:pPr>
    </w:p>
    <w:p w14:paraId="23AC5D66" w14:textId="77777777" w:rsidR="00163C65" w:rsidRPr="0028133D" w:rsidRDefault="00163C65">
      <w:pPr>
        <w:pStyle w:val="Sinespaciado"/>
        <w:jc w:val="both"/>
        <w:rPr>
          <w:rFonts w:ascii="Arial" w:hAnsi="Arial" w:cs="Arial"/>
          <w:sz w:val="24"/>
          <w:szCs w:val="24"/>
        </w:rPr>
      </w:pPr>
    </w:p>
    <w:p w14:paraId="2687DB30" w14:textId="43DB3628" w:rsidR="00163C65" w:rsidRPr="0028133D" w:rsidRDefault="0028133D" w:rsidP="006C70D8">
      <w:pPr>
        <w:pStyle w:val="Descripcin"/>
        <w:rPr>
          <w:rFonts w:ascii="Arial" w:hAnsi="Arial" w:cs="Arial"/>
          <w:sz w:val="24"/>
          <w:szCs w:val="24"/>
        </w:rPr>
      </w:pPr>
      <w:r>
        <w:t xml:space="preserve">Imagen </w:t>
      </w:r>
      <w:r>
        <w:fldChar w:fldCharType="begin"/>
      </w:r>
      <w:r>
        <w:instrText xml:space="preserve"> SEQ Imagen \* ARABIC </w:instrText>
      </w:r>
      <w:r>
        <w:fldChar w:fldCharType="separate"/>
      </w:r>
      <w:r w:rsidR="006778D4">
        <w:rPr>
          <w:noProof/>
        </w:rPr>
        <w:t>4</w:t>
      </w:r>
      <w:r>
        <w:rPr>
          <w:noProof/>
        </w:rPr>
        <w:fldChar w:fldCharType="end"/>
      </w:r>
      <w:r>
        <w:t>: Búsqueda sobre el listado de especies</w:t>
      </w:r>
    </w:p>
    <w:p w14:paraId="5D402A87" w14:textId="50139B94" w:rsidR="00163C65" w:rsidRPr="0028133D" w:rsidRDefault="00163C65" w:rsidP="0028133D">
      <w:pPr>
        <w:pStyle w:val="Sinespaciado"/>
        <w:jc w:val="both"/>
        <w:rPr>
          <w:rFonts w:ascii="Arial" w:hAnsi="Arial" w:cs="Arial"/>
          <w:sz w:val="24"/>
          <w:szCs w:val="24"/>
        </w:rPr>
      </w:pPr>
    </w:p>
    <w:p w14:paraId="01AC5D7B" w14:textId="77777777" w:rsidR="00163C65" w:rsidRPr="0028133D" w:rsidRDefault="00163C65">
      <w:pPr>
        <w:pStyle w:val="Sinespaciado"/>
        <w:jc w:val="both"/>
        <w:rPr>
          <w:rFonts w:ascii="Arial" w:hAnsi="Arial" w:cs="Arial"/>
          <w:sz w:val="24"/>
          <w:szCs w:val="24"/>
          <w:lang w:val="es-ES"/>
        </w:rPr>
      </w:pPr>
    </w:p>
    <w:p w14:paraId="4C8AE264" w14:textId="4B8EC9DB" w:rsidR="00163C65" w:rsidRPr="0028133D" w:rsidRDefault="0028133D" w:rsidP="006C70D8">
      <w:pPr>
        <w:pStyle w:val="Descripcin"/>
        <w:rPr>
          <w:rFonts w:ascii="Arial" w:hAnsi="Arial" w:cs="Arial"/>
          <w:sz w:val="24"/>
          <w:szCs w:val="24"/>
          <w:lang w:val="es-ES"/>
        </w:rPr>
      </w:pPr>
      <w:r>
        <w:t xml:space="preserve">Imagen </w:t>
      </w:r>
      <w:r>
        <w:fldChar w:fldCharType="begin"/>
      </w:r>
      <w:r>
        <w:instrText xml:space="preserve"> SEQ Imagen \* ARABIC </w:instrText>
      </w:r>
      <w:r>
        <w:fldChar w:fldCharType="separate"/>
      </w:r>
      <w:r w:rsidR="006778D4">
        <w:rPr>
          <w:noProof/>
        </w:rPr>
        <w:t>5</w:t>
      </w:r>
      <w:r>
        <w:rPr>
          <w:noProof/>
        </w:rPr>
        <w:fldChar w:fldCharType="end"/>
      </w:r>
      <w:r w:rsidRPr="0028133D">
        <w:rPr>
          <w:rFonts w:ascii="Arial" w:hAnsi="Arial" w:cs="Arial"/>
          <w:noProof/>
        </w:rPr>
        <w:drawing>
          <wp:anchor distT="0" distB="0" distL="0" distR="0" simplePos="0" relativeHeight="8" behindDoc="0" locked="0" layoutInCell="0" allowOverlap="1" wp14:anchorId="37A343A5" wp14:editId="528A3946">
            <wp:simplePos x="0" y="0"/>
            <wp:positionH relativeFrom="column">
              <wp:align>center</wp:align>
            </wp:positionH>
            <wp:positionV relativeFrom="paragraph">
              <wp:posOffset>635</wp:posOffset>
            </wp:positionV>
            <wp:extent cx="5731510" cy="2809875"/>
            <wp:effectExtent l="19050" t="19050" r="21590" b="28575"/>
            <wp:wrapSquare wrapText="largest"/>
            <wp:docPr id="5"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pic:cNvPicPr>
                      <a:picLocks noChangeAspect="1" noChangeArrowheads="1"/>
                    </pic:cNvPicPr>
                  </pic:nvPicPr>
                  <pic:blipFill>
                    <a:blip r:embed="rId19"/>
                    <a:stretch>
                      <a:fillRect/>
                    </a:stretch>
                  </pic:blipFill>
                  <pic:spPr bwMode="auto">
                    <a:xfrm>
                      <a:off x="0" y="0"/>
                      <a:ext cx="5731510" cy="2809875"/>
                    </a:xfrm>
                    <a:prstGeom prst="rect">
                      <a:avLst/>
                    </a:prstGeom>
                    <a:ln>
                      <a:solidFill>
                        <a:schemeClr val="tx1"/>
                      </a:solidFill>
                    </a:ln>
                  </pic:spPr>
                </pic:pic>
              </a:graphicData>
            </a:graphic>
          </wp:anchor>
        </w:drawing>
      </w:r>
      <w:r>
        <w:t>: Al marcar especies desde la tabla superior se aprecia cómo estas se van agregando al Listado preliminar de especies seleccionadas</w:t>
      </w:r>
    </w:p>
    <w:p w14:paraId="58ED26DC" w14:textId="77777777" w:rsidR="00163C65" w:rsidRPr="0028133D" w:rsidRDefault="00163C65">
      <w:pPr>
        <w:pStyle w:val="Sinespaciado"/>
        <w:jc w:val="both"/>
        <w:rPr>
          <w:rFonts w:ascii="Arial" w:hAnsi="Arial" w:cs="Arial"/>
          <w:sz w:val="24"/>
          <w:szCs w:val="24"/>
          <w:lang w:val="es-ES"/>
        </w:rPr>
      </w:pPr>
    </w:p>
    <w:p w14:paraId="1CF8ABFA" w14:textId="78358B0D" w:rsidR="00163C65" w:rsidRPr="007E5843" w:rsidRDefault="0085767D">
      <w:pPr>
        <w:pStyle w:val="Sinespaciado"/>
        <w:jc w:val="both"/>
        <w:rPr>
          <w:rFonts w:ascii="Inter" w:hAnsi="Inter" w:cs="Arial"/>
          <w:sz w:val="22"/>
          <w:szCs w:val="22"/>
          <w:lang w:val="es-ES"/>
        </w:rPr>
      </w:pPr>
      <w:r w:rsidRPr="007E5843">
        <w:rPr>
          <w:rFonts w:ascii="Inter" w:hAnsi="Inter" w:cs="Arial"/>
          <w:sz w:val="22"/>
          <w:szCs w:val="22"/>
          <w:lang w:val="es-ES"/>
        </w:rPr>
        <w:t xml:space="preserve">Al ir agregando se genera una </w:t>
      </w:r>
      <w:r w:rsidR="0034699B" w:rsidRPr="007E5843">
        <w:rPr>
          <w:rFonts w:ascii="Inter" w:hAnsi="Inter" w:cs="Arial"/>
          <w:sz w:val="22"/>
          <w:szCs w:val="22"/>
          <w:lang w:val="es-ES"/>
        </w:rPr>
        <w:t>“</w:t>
      </w:r>
      <w:r w:rsidRPr="007E5843">
        <w:rPr>
          <w:rFonts w:ascii="Inter" w:hAnsi="Inter" w:cs="Arial"/>
          <w:sz w:val="22"/>
          <w:szCs w:val="22"/>
          <w:lang w:val="es-ES"/>
        </w:rPr>
        <w:t xml:space="preserve">Lista de </w:t>
      </w:r>
      <w:r w:rsidR="00846734" w:rsidRPr="007E5843">
        <w:rPr>
          <w:rFonts w:ascii="Inter" w:hAnsi="Inter" w:cs="Arial"/>
          <w:sz w:val="22"/>
          <w:szCs w:val="22"/>
          <w:lang w:val="es-ES"/>
        </w:rPr>
        <w:t>p</w:t>
      </w:r>
      <w:r w:rsidRPr="007E5843">
        <w:rPr>
          <w:rFonts w:ascii="Inter" w:hAnsi="Inter" w:cs="Arial"/>
          <w:sz w:val="22"/>
          <w:szCs w:val="22"/>
          <w:lang w:val="es-ES"/>
        </w:rPr>
        <w:t xml:space="preserve">reliminar de </w:t>
      </w:r>
      <w:r w:rsidR="00846734" w:rsidRPr="007E5843">
        <w:rPr>
          <w:rFonts w:ascii="Inter" w:hAnsi="Inter" w:cs="Arial"/>
          <w:sz w:val="22"/>
          <w:szCs w:val="22"/>
          <w:lang w:val="es-ES"/>
        </w:rPr>
        <w:t>e</w:t>
      </w:r>
      <w:r w:rsidRPr="007E5843">
        <w:rPr>
          <w:rFonts w:ascii="Inter" w:hAnsi="Inter" w:cs="Arial"/>
          <w:sz w:val="22"/>
          <w:szCs w:val="22"/>
          <w:lang w:val="es-ES"/>
        </w:rPr>
        <w:t xml:space="preserve">species </w:t>
      </w:r>
      <w:r w:rsidR="00846734" w:rsidRPr="007E5843">
        <w:rPr>
          <w:rFonts w:ascii="Inter" w:hAnsi="Inter" w:cs="Arial"/>
          <w:sz w:val="22"/>
          <w:szCs w:val="22"/>
          <w:lang w:val="es-ES"/>
        </w:rPr>
        <w:t>s</w:t>
      </w:r>
      <w:r w:rsidRPr="007E5843">
        <w:rPr>
          <w:rFonts w:ascii="Inter" w:hAnsi="Inter" w:cs="Arial"/>
          <w:sz w:val="22"/>
          <w:szCs w:val="22"/>
          <w:lang w:val="es-ES"/>
        </w:rPr>
        <w:t>eleccionadas</w:t>
      </w:r>
      <w:del w:id="81" w:author="Carreno, Geovana (ICRAF)" w:date="2023-09-20T00:28:00Z">
        <w:r w:rsidRPr="007E5843" w:rsidDel="001D4E4B">
          <w:rPr>
            <w:rFonts w:ascii="Inter" w:hAnsi="Inter" w:cs="Arial"/>
            <w:sz w:val="22"/>
            <w:szCs w:val="22"/>
            <w:lang w:val="es-ES"/>
          </w:rPr>
          <w:delText>¨</w:delText>
        </w:r>
      </w:del>
      <w:r w:rsidR="0034699B" w:rsidRPr="007E5843">
        <w:rPr>
          <w:rFonts w:ascii="Inter" w:hAnsi="Inter" w:cs="Arial"/>
          <w:sz w:val="22"/>
          <w:szCs w:val="22"/>
          <w:lang w:val="es-ES"/>
        </w:rPr>
        <w:t>”</w:t>
      </w:r>
      <w:r w:rsidRPr="007E5843">
        <w:rPr>
          <w:rFonts w:ascii="Inter" w:hAnsi="Inter" w:cs="Arial"/>
          <w:sz w:val="22"/>
          <w:szCs w:val="22"/>
          <w:lang w:val="es-ES"/>
        </w:rPr>
        <w:t xml:space="preserve"> en </w:t>
      </w:r>
      <w:del w:id="82" w:author="Carreno, Geovana (ICRAF)" w:date="2023-09-20T00:28:00Z">
        <w:r w:rsidRPr="007E5843" w:rsidDel="001D4E4B">
          <w:rPr>
            <w:rFonts w:ascii="Inter" w:hAnsi="Inter" w:cs="Arial"/>
            <w:sz w:val="22"/>
            <w:szCs w:val="22"/>
            <w:lang w:val="es-ES"/>
          </w:rPr>
          <w:delText>donde en</w:delText>
        </w:r>
      </w:del>
      <w:ins w:id="83" w:author="Carreno, Geovana (ICRAF)" w:date="2023-09-20T00:28:00Z">
        <w:r w:rsidR="001D4E4B" w:rsidRPr="007E5843">
          <w:rPr>
            <w:rFonts w:ascii="Inter" w:hAnsi="Inter" w:cs="Arial"/>
            <w:sz w:val="22"/>
            <w:szCs w:val="22"/>
            <w:lang w:val="es-ES"/>
          </w:rPr>
          <w:t>la cual, en</w:t>
        </w:r>
      </w:ins>
      <w:r w:rsidRPr="007E5843">
        <w:rPr>
          <w:rFonts w:ascii="Inter" w:hAnsi="Inter" w:cs="Arial"/>
          <w:sz w:val="22"/>
          <w:szCs w:val="22"/>
          <w:lang w:val="es-ES"/>
        </w:rPr>
        <w:t xml:space="preserve"> cada columna</w:t>
      </w:r>
      <w:r w:rsidR="003C0BE4" w:rsidRPr="007E5843">
        <w:rPr>
          <w:rFonts w:ascii="Inter" w:hAnsi="Inter" w:cs="Arial"/>
          <w:sz w:val="22"/>
          <w:szCs w:val="22"/>
          <w:lang w:val="es-ES"/>
        </w:rPr>
        <w:t>,</w:t>
      </w:r>
      <w:r w:rsidRPr="007E5843">
        <w:rPr>
          <w:rFonts w:ascii="Inter" w:hAnsi="Inter" w:cs="Arial"/>
          <w:sz w:val="22"/>
          <w:szCs w:val="22"/>
          <w:lang w:val="es-ES"/>
        </w:rPr>
        <w:t xml:space="preserve"> el punto gris </w:t>
      </w:r>
      <w:r w:rsidR="00846734" w:rsidRPr="007E5843">
        <w:rPr>
          <w:rFonts w:ascii="Inter" w:hAnsi="Inter" w:cs="Arial"/>
          <w:sz w:val="22"/>
          <w:szCs w:val="22"/>
          <w:lang w:val="es-ES"/>
        </w:rPr>
        <w:t>indica</w:t>
      </w:r>
      <w:r w:rsidRPr="007E5843">
        <w:rPr>
          <w:rFonts w:ascii="Inter" w:hAnsi="Inter" w:cs="Arial"/>
          <w:sz w:val="22"/>
          <w:szCs w:val="22"/>
          <w:lang w:val="es-ES"/>
        </w:rPr>
        <w:t xml:space="preserve"> que la especie tiene ese </w:t>
      </w:r>
      <w:r w:rsidR="00F505DE" w:rsidRPr="007E5843">
        <w:rPr>
          <w:rFonts w:ascii="Inter" w:hAnsi="Inter" w:cs="Arial"/>
          <w:sz w:val="22"/>
          <w:szCs w:val="22"/>
          <w:lang w:val="es-ES"/>
        </w:rPr>
        <w:t>uso</w:t>
      </w:r>
      <w:r w:rsidR="003C0BE4" w:rsidRPr="007E5843">
        <w:rPr>
          <w:rFonts w:ascii="Inter" w:hAnsi="Inter" w:cs="Arial"/>
          <w:sz w:val="22"/>
          <w:szCs w:val="22"/>
          <w:lang w:val="es-ES"/>
        </w:rPr>
        <w:t>;</w:t>
      </w:r>
      <w:r w:rsidRPr="007E5843">
        <w:rPr>
          <w:rFonts w:ascii="Inter" w:hAnsi="Inter" w:cs="Arial"/>
          <w:sz w:val="22"/>
          <w:szCs w:val="22"/>
          <w:lang w:val="es-ES"/>
        </w:rPr>
        <w:t xml:space="preserve"> si el punto está en color blanco quiere decir que no presenta ese </w:t>
      </w:r>
      <w:del w:id="84" w:author="Carreno, Geovana (ICRAF)" w:date="2023-09-20T00:29:00Z">
        <w:r w:rsidRPr="007E5843" w:rsidDel="001D4E4B">
          <w:rPr>
            <w:rFonts w:ascii="Inter" w:hAnsi="Inter" w:cs="Arial"/>
            <w:sz w:val="22"/>
            <w:szCs w:val="22"/>
            <w:lang w:val="es-ES"/>
          </w:rPr>
          <w:delText>valor</w:delText>
        </w:r>
      </w:del>
      <w:ins w:id="85" w:author="Carreno, Geovana (ICRAF)" w:date="2023-09-20T00:29:00Z">
        <w:r w:rsidR="001D4E4B" w:rsidRPr="007E5843">
          <w:rPr>
            <w:rFonts w:ascii="Inter" w:hAnsi="Inter" w:cs="Arial"/>
            <w:sz w:val="22"/>
            <w:szCs w:val="22"/>
            <w:lang w:val="es-ES"/>
          </w:rPr>
          <w:t>uso</w:t>
        </w:r>
      </w:ins>
      <w:r w:rsidRPr="007E5843">
        <w:rPr>
          <w:rFonts w:ascii="Inter" w:hAnsi="Inter" w:cs="Arial"/>
          <w:sz w:val="22"/>
          <w:szCs w:val="22"/>
          <w:lang w:val="es-ES"/>
        </w:rPr>
        <w:t xml:space="preserve">. </w:t>
      </w:r>
    </w:p>
    <w:p w14:paraId="0AEA586F" w14:textId="77777777" w:rsidR="00163C65" w:rsidRPr="007E5843" w:rsidRDefault="00163C65">
      <w:pPr>
        <w:pStyle w:val="Sinespaciado"/>
        <w:jc w:val="both"/>
        <w:rPr>
          <w:rFonts w:ascii="Inter" w:hAnsi="Inter" w:cs="Arial"/>
          <w:sz w:val="22"/>
          <w:szCs w:val="22"/>
          <w:lang w:val="es-ES"/>
        </w:rPr>
      </w:pPr>
    </w:p>
    <w:p w14:paraId="0F28C377" w14:textId="614CD58B" w:rsidR="00163C65" w:rsidRPr="007E5843" w:rsidRDefault="0085767D">
      <w:pPr>
        <w:pStyle w:val="Sinespaciado"/>
        <w:jc w:val="both"/>
        <w:rPr>
          <w:rFonts w:ascii="Inter" w:hAnsi="Inter" w:cs="Arial"/>
          <w:sz w:val="22"/>
          <w:szCs w:val="22"/>
          <w:lang w:val="es-ES"/>
        </w:rPr>
      </w:pPr>
      <w:r w:rsidRPr="007E5843">
        <w:rPr>
          <w:rFonts w:ascii="Inter" w:hAnsi="Inter" w:cs="Arial"/>
          <w:sz w:val="22"/>
          <w:szCs w:val="22"/>
          <w:lang w:val="es-ES"/>
        </w:rPr>
        <w:t>La lista preliminar de especies cuenta</w:t>
      </w:r>
      <w:del w:id="86" w:author="Carreno, Geovana (ICRAF)" w:date="2023-09-20T00:29:00Z">
        <w:r w:rsidRPr="007E5843" w:rsidDel="001D4E4B">
          <w:rPr>
            <w:rFonts w:ascii="Inter" w:hAnsi="Inter" w:cs="Arial"/>
            <w:sz w:val="22"/>
            <w:szCs w:val="22"/>
            <w:lang w:val="es-ES"/>
          </w:rPr>
          <w:delText>n</w:delText>
        </w:r>
      </w:del>
      <w:r w:rsidRPr="007E5843">
        <w:rPr>
          <w:rFonts w:ascii="Inter" w:hAnsi="Inter" w:cs="Arial"/>
          <w:sz w:val="22"/>
          <w:szCs w:val="22"/>
          <w:lang w:val="es-ES"/>
        </w:rPr>
        <w:t xml:space="preserve"> con varias columnas: </w:t>
      </w:r>
      <w:r w:rsidR="003C0BE4" w:rsidRPr="007E5843">
        <w:rPr>
          <w:rFonts w:ascii="Inter" w:hAnsi="Inter" w:cs="Arial"/>
          <w:sz w:val="22"/>
          <w:szCs w:val="22"/>
          <w:lang w:val="es-ES"/>
        </w:rPr>
        <w:t>N</w:t>
      </w:r>
      <w:r w:rsidRPr="007E5843">
        <w:rPr>
          <w:rFonts w:ascii="Inter" w:hAnsi="Inter" w:cs="Arial"/>
          <w:sz w:val="22"/>
          <w:szCs w:val="22"/>
          <w:lang w:val="es-ES"/>
        </w:rPr>
        <w:t xml:space="preserve">ombre común, </w:t>
      </w:r>
      <w:r w:rsidR="003C0BE4" w:rsidRPr="007E5843">
        <w:rPr>
          <w:rFonts w:ascii="Inter" w:hAnsi="Inter" w:cs="Arial"/>
          <w:sz w:val="22"/>
          <w:szCs w:val="22"/>
          <w:lang w:val="es-ES"/>
        </w:rPr>
        <w:t>N</w:t>
      </w:r>
      <w:r w:rsidRPr="007E5843">
        <w:rPr>
          <w:rFonts w:ascii="Inter" w:hAnsi="Inter" w:cs="Arial"/>
          <w:sz w:val="22"/>
          <w:szCs w:val="22"/>
          <w:lang w:val="es-ES"/>
        </w:rPr>
        <w:t xml:space="preserve">ombre científico, </w:t>
      </w:r>
      <w:r w:rsidR="003C0BE4" w:rsidRPr="007E5843">
        <w:rPr>
          <w:rFonts w:ascii="Inter" w:hAnsi="Inter" w:cs="Arial"/>
          <w:sz w:val="22"/>
          <w:szCs w:val="22"/>
          <w:lang w:val="es-ES"/>
        </w:rPr>
        <w:t>I</w:t>
      </w:r>
      <w:r w:rsidRPr="007E5843">
        <w:rPr>
          <w:rFonts w:ascii="Inter" w:hAnsi="Inter" w:cs="Arial"/>
          <w:sz w:val="22"/>
          <w:szCs w:val="22"/>
          <w:lang w:val="es-ES"/>
        </w:rPr>
        <w:t xml:space="preserve">mágenes, </w:t>
      </w:r>
      <w:r w:rsidR="003C0BE4" w:rsidRPr="007E5843">
        <w:rPr>
          <w:rFonts w:ascii="Inter" w:hAnsi="Inter" w:cs="Arial"/>
          <w:sz w:val="22"/>
          <w:szCs w:val="22"/>
          <w:lang w:val="es-ES"/>
        </w:rPr>
        <w:t>M</w:t>
      </w:r>
      <w:r w:rsidRPr="007E5843">
        <w:rPr>
          <w:rFonts w:ascii="Inter" w:hAnsi="Inter" w:cs="Arial"/>
          <w:sz w:val="22"/>
          <w:szCs w:val="22"/>
          <w:lang w:val="es-ES"/>
        </w:rPr>
        <w:t xml:space="preserve">adera, </w:t>
      </w:r>
      <w:r w:rsidR="003C0BE4" w:rsidRPr="007E5843">
        <w:rPr>
          <w:rFonts w:ascii="Inter" w:hAnsi="Inter" w:cs="Arial"/>
          <w:sz w:val="22"/>
          <w:szCs w:val="22"/>
          <w:lang w:val="es-ES"/>
        </w:rPr>
        <w:t>F</w:t>
      </w:r>
      <w:r w:rsidRPr="007E5843">
        <w:rPr>
          <w:rFonts w:ascii="Inter" w:hAnsi="Inter" w:cs="Arial"/>
          <w:sz w:val="22"/>
          <w:szCs w:val="22"/>
          <w:lang w:val="es-ES"/>
        </w:rPr>
        <w:t xml:space="preserve">ruta, </w:t>
      </w:r>
      <w:r w:rsidR="003C0BE4" w:rsidRPr="007E5843">
        <w:rPr>
          <w:rFonts w:ascii="Inter" w:hAnsi="Inter" w:cs="Arial"/>
          <w:sz w:val="22"/>
          <w:szCs w:val="22"/>
          <w:lang w:val="es-ES"/>
        </w:rPr>
        <w:t>S</w:t>
      </w:r>
      <w:r w:rsidRPr="007E5843">
        <w:rPr>
          <w:rFonts w:ascii="Inter" w:hAnsi="Inter" w:cs="Arial"/>
          <w:sz w:val="22"/>
          <w:szCs w:val="22"/>
          <w:lang w:val="es-ES"/>
        </w:rPr>
        <w:t xml:space="preserve">uelo, </w:t>
      </w:r>
      <w:r w:rsidR="003C0BE4" w:rsidRPr="007E5843">
        <w:rPr>
          <w:rFonts w:ascii="Inter" w:hAnsi="Inter" w:cs="Arial"/>
          <w:sz w:val="22"/>
          <w:szCs w:val="22"/>
          <w:lang w:val="es-ES"/>
        </w:rPr>
        <w:t>M</w:t>
      </w:r>
      <w:r w:rsidRPr="007E5843">
        <w:rPr>
          <w:rFonts w:ascii="Inter" w:hAnsi="Inter" w:cs="Arial"/>
          <w:sz w:val="22"/>
          <w:szCs w:val="22"/>
          <w:lang w:val="es-ES"/>
        </w:rPr>
        <w:t>icroclima</w:t>
      </w:r>
      <w:ins w:id="87" w:author="Carreno, Geovana (ICRAF)" w:date="2023-09-20T00:29:00Z">
        <w:r w:rsidR="001D4E4B" w:rsidRPr="007E5843">
          <w:rPr>
            <w:rFonts w:ascii="Inter" w:hAnsi="Inter" w:cs="Arial"/>
            <w:sz w:val="22"/>
            <w:szCs w:val="22"/>
            <w:lang w:val="es-ES"/>
          </w:rPr>
          <w:t>,</w:t>
        </w:r>
      </w:ins>
      <w:r w:rsidRPr="007E5843">
        <w:rPr>
          <w:rFonts w:ascii="Inter" w:hAnsi="Inter" w:cs="Arial"/>
          <w:sz w:val="22"/>
          <w:szCs w:val="22"/>
          <w:lang w:val="es-ES"/>
        </w:rPr>
        <w:t xml:space="preserve"> </w:t>
      </w:r>
      <w:r w:rsidR="003C0BE4" w:rsidRPr="007E5843">
        <w:rPr>
          <w:rFonts w:ascii="Inter" w:hAnsi="Inter" w:cs="Arial"/>
          <w:sz w:val="22"/>
          <w:szCs w:val="22"/>
          <w:lang w:val="es-ES"/>
        </w:rPr>
        <w:t>B</w:t>
      </w:r>
      <w:r w:rsidRPr="007E5843">
        <w:rPr>
          <w:rFonts w:ascii="Inter" w:hAnsi="Inter" w:cs="Arial"/>
          <w:sz w:val="22"/>
          <w:szCs w:val="22"/>
          <w:lang w:val="es-ES"/>
        </w:rPr>
        <w:t xml:space="preserve">iodiversidad, </w:t>
      </w:r>
      <w:r w:rsidR="003C0BE4" w:rsidRPr="007E5843">
        <w:rPr>
          <w:rFonts w:ascii="Inter" w:hAnsi="Inter" w:cs="Arial"/>
          <w:sz w:val="22"/>
          <w:szCs w:val="22"/>
          <w:lang w:val="es-ES"/>
        </w:rPr>
        <w:t>O</w:t>
      </w:r>
      <w:r w:rsidRPr="007E5843">
        <w:rPr>
          <w:rFonts w:ascii="Inter" w:hAnsi="Inter" w:cs="Arial"/>
          <w:sz w:val="22"/>
          <w:szCs w:val="22"/>
          <w:lang w:val="es-ES"/>
        </w:rPr>
        <w:t xml:space="preserve">tros usos, IVIM </w:t>
      </w:r>
      <w:ins w:id="88" w:author="Carreno, Geovana (ICRAF)" w:date="2023-09-20T00:30:00Z">
        <w:r w:rsidR="001D4E4B" w:rsidRPr="007E5843">
          <w:rPr>
            <w:rFonts w:ascii="Inter" w:hAnsi="Inter" w:cs="Arial"/>
            <w:sz w:val="22"/>
            <w:szCs w:val="22"/>
            <w:lang w:val="es-ES"/>
          </w:rPr>
          <w:t>(</w:t>
        </w:r>
      </w:ins>
      <w:r w:rsidR="003C0BE4" w:rsidRPr="007E5843">
        <w:rPr>
          <w:rFonts w:ascii="Inter" w:hAnsi="Inter" w:cs="Arial"/>
          <w:sz w:val="22"/>
          <w:szCs w:val="22"/>
          <w:lang w:val="es-ES"/>
        </w:rPr>
        <w:t>Í</w:t>
      </w:r>
      <w:ins w:id="89" w:author="Carreno, Geovana (ICRAF)" w:date="2023-09-20T00:30:00Z">
        <w:r w:rsidR="001D4E4B" w:rsidRPr="007E5843">
          <w:rPr>
            <w:rFonts w:ascii="Inter" w:hAnsi="Inter" w:cs="Arial"/>
            <w:sz w:val="22"/>
            <w:szCs w:val="22"/>
            <w:lang w:val="es-ES"/>
          </w:rPr>
          <w:t xml:space="preserve">ndice de </w:t>
        </w:r>
      </w:ins>
      <w:r w:rsidR="003C0BE4" w:rsidRPr="007E5843">
        <w:rPr>
          <w:rFonts w:ascii="Inter" w:hAnsi="Inter" w:cs="Arial"/>
          <w:sz w:val="22"/>
          <w:szCs w:val="22"/>
          <w:lang w:val="es-ES"/>
        </w:rPr>
        <w:t>V</w:t>
      </w:r>
      <w:ins w:id="90" w:author="Carreno, Geovana (ICRAF)" w:date="2023-09-20T00:30:00Z">
        <w:r w:rsidR="001D4E4B" w:rsidRPr="007E5843">
          <w:rPr>
            <w:rFonts w:ascii="Inter" w:hAnsi="Inter" w:cs="Arial"/>
            <w:sz w:val="22"/>
            <w:szCs w:val="22"/>
            <w:lang w:val="es-ES"/>
          </w:rPr>
          <w:t xml:space="preserve">alor de </w:t>
        </w:r>
      </w:ins>
      <w:r w:rsidR="003C0BE4" w:rsidRPr="007E5843">
        <w:rPr>
          <w:rFonts w:ascii="Inter" w:hAnsi="Inter" w:cs="Arial"/>
          <w:sz w:val="22"/>
          <w:szCs w:val="22"/>
          <w:lang w:val="es-ES"/>
        </w:rPr>
        <w:t>I</w:t>
      </w:r>
      <w:ins w:id="91" w:author="Carreno, Geovana (ICRAF)" w:date="2023-09-20T00:30:00Z">
        <w:r w:rsidR="001D4E4B" w:rsidRPr="007E5843">
          <w:rPr>
            <w:rFonts w:ascii="Inter" w:hAnsi="Inter" w:cs="Arial"/>
            <w:sz w:val="22"/>
            <w:szCs w:val="22"/>
            <w:lang w:val="es-ES"/>
          </w:rPr>
          <w:t xml:space="preserve">mportancia </w:t>
        </w:r>
      </w:ins>
      <w:r w:rsidR="003C0BE4" w:rsidRPr="007E5843">
        <w:rPr>
          <w:rFonts w:ascii="Inter" w:hAnsi="Inter" w:cs="Arial"/>
          <w:sz w:val="22"/>
          <w:szCs w:val="22"/>
          <w:lang w:val="es-ES"/>
        </w:rPr>
        <w:t>M</w:t>
      </w:r>
      <w:ins w:id="92" w:author="Carreno, Geovana (ICRAF)" w:date="2023-09-20T00:30:00Z">
        <w:r w:rsidR="001D4E4B" w:rsidRPr="007E5843">
          <w:rPr>
            <w:rFonts w:ascii="Inter" w:hAnsi="Inter" w:cs="Arial"/>
            <w:sz w:val="22"/>
            <w:szCs w:val="22"/>
            <w:lang w:val="es-ES"/>
          </w:rPr>
          <w:t xml:space="preserve">ultifuncional) </w:t>
        </w:r>
      </w:ins>
      <w:r w:rsidRPr="007E5843">
        <w:rPr>
          <w:rFonts w:ascii="Inter" w:hAnsi="Inter" w:cs="Arial"/>
          <w:sz w:val="22"/>
          <w:szCs w:val="22"/>
          <w:lang w:val="es-ES"/>
        </w:rPr>
        <w:t xml:space="preserve">y </w:t>
      </w:r>
      <w:r w:rsidR="003C0BE4" w:rsidRPr="007E5843">
        <w:rPr>
          <w:rFonts w:ascii="Inter" w:hAnsi="Inter" w:cs="Arial"/>
          <w:sz w:val="22"/>
          <w:szCs w:val="22"/>
          <w:lang w:val="es-ES"/>
        </w:rPr>
        <w:t>D</w:t>
      </w:r>
      <w:r w:rsidRPr="007E5843">
        <w:rPr>
          <w:rFonts w:ascii="Inter" w:hAnsi="Inter" w:cs="Arial"/>
          <w:sz w:val="22"/>
          <w:szCs w:val="22"/>
          <w:lang w:val="es-ES"/>
        </w:rPr>
        <w:t>eseleccionar.</w:t>
      </w:r>
      <w:r w:rsidR="0034699B" w:rsidRPr="007E5843">
        <w:rPr>
          <w:rFonts w:ascii="Inter" w:hAnsi="Inter" w:cs="Arial"/>
          <w:sz w:val="22"/>
          <w:szCs w:val="22"/>
          <w:lang w:val="es-ES"/>
        </w:rPr>
        <w:t xml:space="preserve"> </w:t>
      </w:r>
      <w:r w:rsidRPr="007E5843">
        <w:rPr>
          <w:rFonts w:ascii="Inter" w:hAnsi="Inter" w:cs="Arial"/>
          <w:sz w:val="22"/>
          <w:szCs w:val="22"/>
          <w:lang w:val="es-ES"/>
        </w:rPr>
        <w:t xml:space="preserve">En el caso de las columnas de </w:t>
      </w:r>
      <w:ins w:id="93" w:author="Ernesto" w:date="2023-10-06T02:10:00Z">
        <w:r w:rsidR="009F0FF5" w:rsidRPr="009F0FF5">
          <w:t>característica</w:t>
        </w:r>
      </w:ins>
      <w:commentRangeStart w:id="94"/>
      <w:del w:id="95" w:author="Ernesto" w:date="2023-10-06T02:10:00Z">
        <w:r w:rsidRPr="007E5843" w:rsidDel="009F0FF5">
          <w:rPr>
            <w:rFonts w:ascii="Inter" w:hAnsi="Inter" w:cs="Arial"/>
            <w:sz w:val="22"/>
            <w:szCs w:val="22"/>
            <w:highlight w:val="yellow"/>
            <w:lang w:val="es-ES"/>
          </w:rPr>
          <w:delText>categorías</w:delText>
        </w:r>
        <w:commentRangeEnd w:id="94"/>
        <w:r w:rsidR="004F5583" w:rsidRPr="007E5843" w:rsidDel="009F0FF5">
          <w:rPr>
            <w:rStyle w:val="Refdecomentario"/>
            <w:rFonts w:ascii="Inter" w:hAnsi="Inter"/>
            <w:color w:val="262626"/>
            <w:sz w:val="22"/>
            <w:szCs w:val="22"/>
            <w:lang w:val="es-HN" w:eastAsia="x-none"/>
          </w:rPr>
          <w:commentReference w:id="94"/>
        </w:r>
      </w:del>
      <w:r w:rsidRPr="007E5843">
        <w:rPr>
          <w:rFonts w:ascii="Inter" w:hAnsi="Inter" w:cs="Arial"/>
          <w:sz w:val="22"/>
          <w:szCs w:val="22"/>
          <w:lang w:val="es-ES"/>
        </w:rPr>
        <w:t>, se indica con un círculo gris si la especie tiene ese valor y un círculo blanco si no lo tiene.</w:t>
      </w:r>
    </w:p>
    <w:p w14:paraId="29DF530C" w14:textId="77777777" w:rsidR="00163C65" w:rsidRPr="0028133D" w:rsidRDefault="00163C65">
      <w:pPr>
        <w:pStyle w:val="Sinespaciado"/>
        <w:jc w:val="both"/>
        <w:rPr>
          <w:rFonts w:ascii="Arial" w:hAnsi="Arial" w:cs="Arial"/>
          <w:sz w:val="24"/>
          <w:szCs w:val="24"/>
          <w:lang w:val="es-ES"/>
        </w:rPr>
      </w:pPr>
    </w:p>
    <w:p w14:paraId="7781AA47" w14:textId="0B7E45EF" w:rsidR="00163C65" w:rsidRDefault="0085767D">
      <w:pPr>
        <w:pStyle w:val="Sinespaciado"/>
        <w:jc w:val="both"/>
        <w:rPr>
          <w:rFonts w:ascii="Arial" w:hAnsi="Arial" w:cs="Arial"/>
          <w:sz w:val="24"/>
          <w:szCs w:val="24"/>
          <w:lang w:val="es-ES"/>
        </w:rPr>
      </w:pPr>
      <w:r w:rsidRPr="0028133D">
        <w:rPr>
          <w:rFonts w:ascii="Arial" w:hAnsi="Arial" w:cs="Arial"/>
          <w:noProof/>
        </w:rPr>
        <w:lastRenderedPageBreak/>
        <w:drawing>
          <wp:inline distT="0" distB="0" distL="0" distR="0" wp14:anchorId="405B0B8D" wp14:editId="7FD7073F">
            <wp:extent cx="5612130" cy="14382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20"/>
                    <a:stretch>
                      <a:fillRect/>
                    </a:stretch>
                  </pic:blipFill>
                  <pic:spPr bwMode="auto">
                    <a:xfrm>
                      <a:off x="0" y="0"/>
                      <a:ext cx="5612130" cy="1438275"/>
                    </a:xfrm>
                    <a:prstGeom prst="rect">
                      <a:avLst/>
                    </a:prstGeom>
                  </pic:spPr>
                </pic:pic>
              </a:graphicData>
            </a:graphic>
          </wp:inline>
        </w:drawing>
      </w:r>
    </w:p>
    <w:p w14:paraId="064D8B6A" w14:textId="60C0AC33" w:rsidR="0034699B" w:rsidRDefault="0034699B" w:rsidP="006C70D8">
      <w:pPr>
        <w:pStyle w:val="Descripcin"/>
        <w:rPr>
          <w:rFonts w:ascii="Arial" w:hAnsi="Arial" w:cs="Arial"/>
          <w:sz w:val="24"/>
          <w:szCs w:val="24"/>
          <w:lang w:val="es-ES"/>
        </w:rPr>
      </w:pPr>
      <w:r>
        <w:t xml:space="preserve">Imagen </w:t>
      </w:r>
      <w:r>
        <w:fldChar w:fldCharType="begin"/>
      </w:r>
      <w:r>
        <w:instrText xml:space="preserve"> SEQ Imagen \* ARABIC </w:instrText>
      </w:r>
      <w:r>
        <w:fldChar w:fldCharType="separate"/>
      </w:r>
      <w:r w:rsidR="006778D4">
        <w:rPr>
          <w:noProof/>
        </w:rPr>
        <w:t>6</w:t>
      </w:r>
      <w:r>
        <w:rPr>
          <w:noProof/>
        </w:rPr>
        <w:fldChar w:fldCharType="end"/>
      </w:r>
      <w:r>
        <w:t>: Detalles de la tabla de especies seleccionadas</w:t>
      </w:r>
    </w:p>
    <w:p w14:paraId="191D05C4" w14:textId="77777777" w:rsidR="0034699B" w:rsidRPr="0028133D" w:rsidRDefault="0034699B">
      <w:pPr>
        <w:pStyle w:val="Sinespaciado"/>
        <w:jc w:val="both"/>
        <w:rPr>
          <w:rFonts w:ascii="Arial" w:hAnsi="Arial" w:cs="Arial"/>
          <w:sz w:val="24"/>
          <w:szCs w:val="24"/>
          <w:lang w:val="es-ES"/>
        </w:rPr>
      </w:pPr>
    </w:p>
    <w:p w14:paraId="5B1D8FDE" w14:textId="064967BC" w:rsidR="00163C65" w:rsidRPr="007E5843" w:rsidRDefault="0085767D">
      <w:pPr>
        <w:pStyle w:val="Sinespaciado"/>
        <w:jc w:val="both"/>
        <w:rPr>
          <w:rFonts w:ascii="Inter" w:hAnsi="Inter" w:cs="Arial"/>
          <w:sz w:val="22"/>
          <w:szCs w:val="22"/>
          <w:lang w:val="es-ES"/>
        </w:rPr>
      </w:pPr>
      <w:r w:rsidRPr="007E5843">
        <w:rPr>
          <w:rFonts w:ascii="Inter" w:hAnsi="Inter" w:cs="Arial"/>
          <w:sz w:val="22"/>
          <w:szCs w:val="22"/>
          <w:lang w:val="es-ES"/>
        </w:rPr>
        <w:t>En este listado el técnico/agricultor/investigador tiene varias opciones de acciones como dar clic en la columna de imágenes para ver imágenes de la especie seleccionada en una ventana emergente. Si la especie no presenta imágenes en esta columna se muestra un ícono de un ojo tachado.</w:t>
      </w:r>
    </w:p>
    <w:p w14:paraId="491D4F45" w14:textId="77777777" w:rsidR="0034699B" w:rsidRPr="0028133D" w:rsidRDefault="0034699B">
      <w:pPr>
        <w:pStyle w:val="Sinespaciado"/>
        <w:jc w:val="both"/>
        <w:rPr>
          <w:rFonts w:ascii="Arial" w:hAnsi="Arial" w:cs="Arial"/>
          <w:sz w:val="24"/>
          <w:szCs w:val="24"/>
          <w:lang w:val="es-ES"/>
        </w:rPr>
      </w:pPr>
    </w:p>
    <w:p w14:paraId="1825171C" w14:textId="3AE968E2" w:rsidR="00163C65" w:rsidRPr="0028133D" w:rsidRDefault="0034699B" w:rsidP="006C70D8">
      <w:pPr>
        <w:pStyle w:val="Descripcin"/>
      </w:pPr>
      <w:r w:rsidRPr="0028133D">
        <w:rPr>
          <w:noProof/>
        </w:rPr>
        <w:drawing>
          <wp:anchor distT="0" distB="0" distL="114300" distR="114300" simplePos="0" relativeHeight="5" behindDoc="0" locked="0" layoutInCell="0" allowOverlap="1" wp14:anchorId="773DF2B8" wp14:editId="276975C1">
            <wp:simplePos x="0" y="0"/>
            <wp:positionH relativeFrom="margin">
              <wp:align>center</wp:align>
            </wp:positionH>
            <wp:positionV relativeFrom="paragraph">
              <wp:posOffset>59524</wp:posOffset>
            </wp:positionV>
            <wp:extent cx="847090" cy="1569085"/>
            <wp:effectExtent l="19050" t="19050" r="10160" b="1206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0"/>
                    <a:srcRect l="26851" t="27501" r="63111"/>
                    <a:stretch>
                      <a:fillRect/>
                    </a:stretch>
                  </pic:blipFill>
                  <pic:spPr bwMode="auto">
                    <a:xfrm>
                      <a:off x="0" y="0"/>
                      <a:ext cx="847090" cy="15690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1F45061" w14:textId="79CFFB52" w:rsidR="00163C65" w:rsidRPr="0028133D" w:rsidRDefault="00163C65" w:rsidP="006C70D8">
      <w:pPr>
        <w:pStyle w:val="Descripcin"/>
      </w:pPr>
    </w:p>
    <w:p w14:paraId="74BC96D1" w14:textId="77777777" w:rsidR="00163C65" w:rsidRPr="0028133D" w:rsidRDefault="00163C65" w:rsidP="006C70D8">
      <w:pPr>
        <w:pStyle w:val="Descripcin"/>
      </w:pPr>
    </w:p>
    <w:p w14:paraId="01F2BA41" w14:textId="77777777" w:rsidR="00163C65" w:rsidRPr="0028133D" w:rsidRDefault="00163C65" w:rsidP="006C70D8">
      <w:pPr>
        <w:pStyle w:val="Descripcin"/>
      </w:pPr>
    </w:p>
    <w:p w14:paraId="57DFF97F" w14:textId="13D723D0" w:rsidR="00163C65" w:rsidRDefault="00163C65" w:rsidP="006C70D8">
      <w:pPr>
        <w:pStyle w:val="Descripcin"/>
      </w:pPr>
    </w:p>
    <w:p w14:paraId="3F85ACF7" w14:textId="77777777" w:rsidR="0034699B" w:rsidRPr="0034699B" w:rsidRDefault="0034699B" w:rsidP="0034699B">
      <w:pPr>
        <w:rPr>
          <w:lang w:val="es-US"/>
        </w:rPr>
      </w:pPr>
    </w:p>
    <w:p w14:paraId="46736B95" w14:textId="77777777" w:rsidR="00163C65" w:rsidRPr="0028133D" w:rsidRDefault="00163C65" w:rsidP="006C70D8">
      <w:pPr>
        <w:pStyle w:val="Descripcin"/>
      </w:pPr>
    </w:p>
    <w:p w14:paraId="54F319EE" w14:textId="487CB3F4" w:rsidR="00163C65" w:rsidRPr="0028133D" w:rsidRDefault="0034699B" w:rsidP="006C70D8">
      <w:pPr>
        <w:pStyle w:val="Descripcin"/>
        <w:rPr>
          <w:rFonts w:ascii="Arial" w:hAnsi="Arial" w:cs="Arial"/>
          <w:sz w:val="24"/>
          <w:szCs w:val="24"/>
          <w:lang w:val="es-ES"/>
        </w:rPr>
      </w:pPr>
      <w:r>
        <w:t xml:space="preserve">Imagen </w:t>
      </w:r>
      <w:r>
        <w:fldChar w:fldCharType="begin"/>
      </w:r>
      <w:r>
        <w:instrText xml:space="preserve"> SEQ Imagen \* ARABIC </w:instrText>
      </w:r>
      <w:r>
        <w:fldChar w:fldCharType="separate"/>
      </w:r>
      <w:r w:rsidR="006778D4">
        <w:rPr>
          <w:noProof/>
        </w:rPr>
        <w:t>7</w:t>
      </w:r>
      <w:r>
        <w:rPr>
          <w:noProof/>
        </w:rPr>
        <w:fldChar w:fldCharType="end"/>
      </w:r>
      <w:r>
        <w:t>: Detalles de los botones para ver las imágenes</w:t>
      </w:r>
    </w:p>
    <w:p w14:paraId="0D36A165" w14:textId="77777777" w:rsidR="00163C65" w:rsidRPr="0028133D" w:rsidRDefault="00163C65">
      <w:pPr>
        <w:pStyle w:val="Sinespaciado"/>
        <w:jc w:val="both"/>
        <w:rPr>
          <w:rFonts w:ascii="Arial" w:hAnsi="Arial" w:cs="Arial"/>
          <w:sz w:val="24"/>
          <w:szCs w:val="24"/>
          <w:lang w:val="es-ES"/>
        </w:rPr>
      </w:pPr>
    </w:p>
    <w:p w14:paraId="03DA62AE" w14:textId="77777777" w:rsidR="00163C65" w:rsidRPr="0028133D" w:rsidRDefault="00163C65">
      <w:pPr>
        <w:pStyle w:val="Sinespaciado"/>
        <w:jc w:val="both"/>
        <w:rPr>
          <w:rFonts w:ascii="Arial" w:hAnsi="Arial" w:cs="Arial"/>
          <w:sz w:val="24"/>
          <w:szCs w:val="24"/>
          <w:lang w:val="es-ES"/>
        </w:rPr>
      </w:pPr>
    </w:p>
    <w:p w14:paraId="72771D25" w14:textId="490E5A66" w:rsidR="00163C65" w:rsidRPr="007E5843" w:rsidRDefault="0085767D" w:rsidP="00065CE1">
      <w:pPr>
        <w:pStyle w:val="Sinespaciado"/>
        <w:rPr>
          <w:rFonts w:ascii="Inter" w:hAnsi="Inter" w:cs="Arial"/>
          <w:sz w:val="22"/>
          <w:szCs w:val="22"/>
          <w:lang w:val="es-ES"/>
        </w:rPr>
      </w:pPr>
      <w:r w:rsidRPr="007E5843">
        <w:rPr>
          <w:rFonts w:ascii="Inter" w:hAnsi="Inter" w:cs="Arial"/>
          <w:sz w:val="22"/>
          <w:szCs w:val="22"/>
          <w:lang w:val="es-ES"/>
        </w:rPr>
        <w:t xml:space="preserve">Existe también en este listado la opción de eliminar una especie, con el botón en la columna de “Deseleccionar” que presenta el </w:t>
      </w:r>
      <w:r w:rsidR="004F5583" w:rsidRPr="007E5843">
        <w:rPr>
          <w:rFonts w:ascii="Inter" w:hAnsi="Inter" w:cs="Arial"/>
          <w:sz w:val="22"/>
          <w:szCs w:val="22"/>
          <w:lang w:val="es-ES"/>
        </w:rPr>
        <w:t>í</w:t>
      </w:r>
      <w:r w:rsidRPr="007E5843">
        <w:rPr>
          <w:rFonts w:ascii="Inter" w:hAnsi="Inter" w:cs="Arial"/>
          <w:sz w:val="22"/>
          <w:szCs w:val="22"/>
          <w:lang w:val="es-ES"/>
        </w:rPr>
        <w:t xml:space="preserve">cono de una </w:t>
      </w:r>
      <w:commentRangeStart w:id="96"/>
      <w:commentRangeStart w:id="97"/>
      <w:r w:rsidRPr="007E5843">
        <w:rPr>
          <w:rFonts w:ascii="Inter" w:hAnsi="Inter" w:cs="Arial"/>
          <w:sz w:val="22"/>
          <w:szCs w:val="22"/>
          <w:lang w:val="es-ES"/>
        </w:rPr>
        <w:t>papelera</w:t>
      </w:r>
      <w:commentRangeEnd w:id="96"/>
      <w:r w:rsidR="00BF1A34" w:rsidRPr="007E5843">
        <w:rPr>
          <w:rStyle w:val="Refdecomentario"/>
          <w:rFonts w:ascii="Inter" w:hAnsi="Inter"/>
          <w:color w:val="262626"/>
          <w:sz w:val="22"/>
          <w:szCs w:val="22"/>
          <w:lang w:val="es-HN" w:eastAsia="x-none"/>
        </w:rPr>
        <w:commentReference w:id="96"/>
      </w:r>
      <w:commentRangeEnd w:id="97"/>
      <w:r w:rsidR="009F0FF5">
        <w:rPr>
          <w:rStyle w:val="Refdecomentario"/>
          <w:color w:val="262626"/>
          <w:szCs w:val="24"/>
          <w:lang w:val="es-HN" w:eastAsia="x-none"/>
        </w:rPr>
        <w:commentReference w:id="97"/>
      </w:r>
      <w:r w:rsidRPr="007E5843">
        <w:rPr>
          <w:rFonts w:ascii="Inter" w:hAnsi="Inter" w:cs="Arial"/>
          <w:sz w:val="22"/>
          <w:szCs w:val="22"/>
          <w:lang w:val="es-ES"/>
        </w:rPr>
        <w:t xml:space="preserve">. </w:t>
      </w:r>
    </w:p>
    <w:p w14:paraId="3D5AD928" w14:textId="77777777" w:rsidR="00065CE1" w:rsidRPr="00065CE1" w:rsidRDefault="00065CE1" w:rsidP="00065CE1">
      <w:pPr>
        <w:pStyle w:val="Sinespaciado"/>
        <w:rPr>
          <w:rFonts w:ascii="Arial" w:hAnsi="Arial" w:cs="Arial"/>
          <w:sz w:val="24"/>
          <w:szCs w:val="24"/>
          <w:lang w:val="es-ES"/>
        </w:rPr>
      </w:pPr>
    </w:p>
    <w:p w14:paraId="5EA601C3" w14:textId="277DEAE3" w:rsidR="00163C65" w:rsidRPr="0034699B" w:rsidRDefault="0085767D" w:rsidP="00AF51BF">
      <w:pPr>
        <w:pStyle w:val="Ttulo2"/>
        <w:ind w:left="0" w:firstLine="0"/>
        <w:rPr>
          <w:rStyle w:val="Textoennegrita"/>
          <w:b/>
          <w:bCs/>
        </w:rPr>
      </w:pPr>
      <w:bookmarkStart w:id="98" w:name="_Toc145635639"/>
      <w:r w:rsidRPr="0034699B">
        <w:rPr>
          <w:rStyle w:val="Textoennegrita"/>
          <w:b/>
          <w:bCs/>
        </w:rPr>
        <w:t xml:space="preserve">Paso 2: Revisa los requerimientos climáticos de </w:t>
      </w:r>
      <w:r w:rsidR="00065CE1">
        <w:rPr>
          <w:rStyle w:val="Textoennegrita"/>
          <w:b/>
          <w:bCs/>
        </w:rPr>
        <w:t>tu</w:t>
      </w:r>
      <w:r w:rsidRPr="0034699B">
        <w:rPr>
          <w:rStyle w:val="Textoennegrita"/>
          <w:b/>
          <w:bCs/>
        </w:rPr>
        <w:t xml:space="preserve"> lista de especies</w:t>
      </w:r>
      <w:bookmarkEnd w:id="98"/>
    </w:p>
    <w:p w14:paraId="0F0804B8" w14:textId="42680692" w:rsidR="00C024AC" w:rsidRPr="009476FA" w:rsidRDefault="0085767D">
      <w:pPr>
        <w:rPr>
          <w:rFonts w:ascii="Inter" w:hAnsi="Inter" w:cs="Arial"/>
          <w:lang w:val="es-ES"/>
        </w:rPr>
      </w:pPr>
      <w:r w:rsidRPr="009476FA">
        <w:rPr>
          <w:rStyle w:val="Textoennegrita"/>
          <w:rFonts w:ascii="Inter" w:hAnsi="Inter" w:cs="Arial"/>
          <w:b w:val="0"/>
        </w:rPr>
        <w:t xml:space="preserve">En este paso el </w:t>
      </w:r>
      <w:r w:rsidRPr="009476FA">
        <w:rPr>
          <w:rFonts w:ascii="Inter" w:hAnsi="Inter" w:cs="Arial"/>
          <w:lang w:val="es-ES"/>
        </w:rPr>
        <w:t>técnico/agricultor/investigador escogerá qu</w:t>
      </w:r>
      <w:r w:rsidR="00065CE1" w:rsidRPr="009476FA">
        <w:rPr>
          <w:rFonts w:ascii="Inter" w:hAnsi="Inter" w:cs="Arial"/>
          <w:lang w:val="es-ES"/>
        </w:rPr>
        <w:t>é</w:t>
      </w:r>
      <w:r w:rsidRPr="009476FA">
        <w:rPr>
          <w:rFonts w:ascii="Inter" w:hAnsi="Inter" w:cs="Arial"/>
          <w:lang w:val="es-ES"/>
        </w:rPr>
        <w:t xml:space="preserve"> especies podrán desarrollarse adecuadamente </w:t>
      </w:r>
      <w:r w:rsidR="008B244F" w:rsidRPr="009476FA">
        <w:rPr>
          <w:rFonts w:ascii="Inter" w:hAnsi="Inter" w:cs="Arial"/>
          <w:lang w:val="es-ES"/>
        </w:rPr>
        <w:t>en</w:t>
      </w:r>
      <w:r w:rsidRPr="009476FA">
        <w:rPr>
          <w:rFonts w:ascii="Inter" w:hAnsi="Inter" w:cs="Arial"/>
          <w:lang w:val="es-ES"/>
        </w:rPr>
        <w:t xml:space="preserve"> las condiciones climáticas de la zona.</w:t>
      </w:r>
      <w:r w:rsidR="00503B30" w:rsidRPr="009476FA">
        <w:rPr>
          <w:rFonts w:ascii="Inter" w:hAnsi="Inter" w:cs="Arial"/>
          <w:lang w:val="es-ES"/>
        </w:rPr>
        <w:t xml:space="preserve"> Para ello, valorará las siguientes c</w:t>
      </w:r>
      <w:r w:rsidR="00697F94" w:rsidRPr="009476FA">
        <w:rPr>
          <w:rFonts w:ascii="Inter" w:hAnsi="Inter" w:cs="Arial"/>
          <w:lang w:val="es-ES"/>
        </w:rPr>
        <w:t>ondiciones</w:t>
      </w:r>
      <w:r w:rsidR="00503B30" w:rsidRPr="009476FA">
        <w:rPr>
          <w:rFonts w:ascii="Inter" w:hAnsi="Inter" w:cs="Arial"/>
          <w:lang w:val="es-ES"/>
        </w:rPr>
        <w:t>:</w:t>
      </w:r>
      <w:r w:rsidRPr="009476FA">
        <w:rPr>
          <w:rFonts w:ascii="Inter" w:hAnsi="Inter" w:cs="Arial"/>
          <w:lang w:val="es-ES"/>
        </w:rPr>
        <w:t xml:space="preserve"> </w:t>
      </w:r>
    </w:p>
    <w:p w14:paraId="2605768F" w14:textId="77777777" w:rsidR="00C024AC" w:rsidRPr="009476FA" w:rsidRDefault="00C024AC" w:rsidP="00C024AC">
      <w:pPr>
        <w:pStyle w:val="Prrafodelista"/>
        <w:numPr>
          <w:ilvl w:val="0"/>
          <w:numId w:val="11"/>
        </w:numPr>
        <w:rPr>
          <w:rStyle w:val="Textoennegrita"/>
          <w:rFonts w:ascii="Inter" w:hAnsi="Inter" w:cs="Arial"/>
          <w:b w:val="0"/>
        </w:rPr>
      </w:pPr>
      <w:r w:rsidRPr="009476FA">
        <w:rPr>
          <w:rStyle w:val="Textoennegrita"/>
          <w:rFonts w:ascii="Inter" w:hAnsi="Inter" w:cs="Arial"/>
          <w:b w:val="0"/>
        </w:rPr>
        <w:t xml:space="preserve">Nombre común </w:t>
      </w:r>
    </w:p>
    <w:p w14:paraId="3AA21561" w14:textId="77777777" w:rsidR="00C024AC" w:rsidRPr="009476FA" w:rsidRDefault="00C024AC" w:rsidP="00C024AC">
      <w:pPr>
        <w:pStyle w:val="Prrafodelista"/>
        <w:numPr>
          <w:ilvl w:val="0"/>
          <w:numId w:val="11"/>
        </w:numPr>
        <w:rPr>
          <w:rStyle w:val="Textoennegrita"/>
          <w:rFonts w:ascii="Inter" w:hAnsi="Inter" w:cs="Arial"/>
          <w:b w:val="0"/>
        </w:rPr>
      </w:pPr>
      <w:r w:rsidRPr="009476FA">
        <w:rPr>
          <w:rStyle w:val="Textoennegrita"/>
          <w:rFonts w:ascii="Inter" w:hAnsi="Inter" w:cs="Arial"/>
          <w:b w:val="0"/>
        </w:rPr>
        <w:t>Temperatura mínima (</w:t>
      </w:r>
      <w:ins w:id="99" w:author="Carreno, Geovana (ICRAF)" w:date="2023-09-20T00:32:00Z">
        <w:r w:rsidRPr="009476FA">
          <w:rPr>
            <w:rStyle w:val="Textoennegrita"/>
            <w:rFonts w:ascii="Inter" w:hAnsi="Inter" w:cs="Arial"/>
            <w:b w:val="0"/>
          </w:rPr>
          <w:t>grados centígrados</w:t>
        </w:r>
      </w:ins>
      <w:del w:id="100" w:author="Carreno, Geovana (ICRAF)" w:date="2023-09-20T00:32:00Z">
        <w:r w:rsidRPr="009476FA" w:rsidDel="001D4E4B">
          <w:rPr>
            <w:rStyle w:val="Textoennegrita"/>
            <w:rFonts w:ascii="Inter" w:hAnsi="Inter" w:cs="Arial"/>
            <w:b w:val="0"/>
          </w:rPr>
          <w:delText>C</w:delText>
        </w:r>
      </w:del>
      <w:r w:rsidRPr="009476FA">
        <w:rPr>
          <w:rStyle w:val="Textoennegrita"/>
          <w:rFonts w:ascii="Inter" w:hAnsi="Inter" w:cs="Arial"/>
          <w:b w:val="0"/>
        </w:rPr>
        <w:t>)</w:t>
      </w:r>
    </w:p>
    <w:p w14:paraId="771B0460" w14:textId="77777777" w:rsidR="00C024AC" w:rsidRPr="009476FA" w:rsidRDefault="00C024AC" w:rsidP="00C024AC">
      <w:pPr>
        <w:pStyle w:val="Prrafodelista"/>
        <w:numPr>
          <w:ilvl w:val="0"/>
          <w:numId w:val="11"/>
        </w:numPr>
        <w:rPr>
          <w:rStyle w:val="Textoennegrita"/>
          <w:rFonts w:ascii="Inter" w:hAnsi="Inter" w:cs="Arial"/>
          <w:b w:val="0"/>
        </w:rPr>
      </w:pPr>
      <w:r w:rsidRPr="009476FA">
        <w:rPr>
          <w:rStyle w:val="Textoennegrita"/>
          <w:rFonts w:ascii="Inter" w:hAnsi="Inter" w:cs="Arial"/>
          <w:b w:val="0"/>
        </w:rPr>
        <w:t>Temperatura máxima (</w:t>
      </w:r>
      <w:ins w:id="101" w:author="Carreno, Geovana (ICRAF)" w:date="2023-09-20T00:32:00Z">
        <w:r w:rsidRPr="009476FA">
          <w:rPr>
            <w:rStyle w:val="Textoennegrita"/>
            <w:rFonts w:ascii="Inter" w:hAnsi="Inter" w:cs="Arial"/>
            <w:b w:val="0"/>
          </w:rPr>
          <w:t>grados centígrados</w:t>
        </w:r>
      </w:ins>
      <w:del w:id="102" w:author="Carreno, Geovana (ICRAF)" w:date="2023-09-20T00:32:00Z">
        <w:r w:rsidRPr="009476FA" w:rsidDel="001D4E4B">
          <w:rPr>
            <w:rStyle w:val="Textoennegrita"/>
            <w:rFonts w:ascii="Inter" w:hAnsi="Inter" w:cs="Arial"/>
            <w:b w:val="0"/>
          </w:rPr>
          <w:delText>C</w:delText>
        </w:r>
      </w:del>
      <w:r w:rsidRPr="009476FA">
        <w:rPr>
          <w:rStyle w:val="Textoennegrita"/>
          <w:rFonts w:ascii="Inter" w:hAnsi="Inter" w:cs="Arial"/>
          <w:b w:val="0"/>
        </w:rPr>
        <w:t xml:space="preserve">) </w:t>
      </w:r>
    </w:p>
    <w:p w14:paraId="6283C46B" w14:textId="77777777" w:rsidR="00C024AC" w:rsidRPr="009476FA" w:rsidRDefault="00C024AC" w:rsidP="00C024AC">
      <w:pPr>
        <w:pStyle w:val="Prrafodelista"/>
        <w:numPr>
          <w:ilvl w:val="0"/>
          <w:numId w:val="11"/>
        </w:numPr>
        <w:rPr>
          <w:rStyle w:val="Textoennegrita"/>
          <w:rFonts w:ascii="Inter" w:hAnsi="Inter" w:cs="Arial"/>
          <w:b w:val="0"/>
        </w:rPr>
      </w:pPr>
      <w:r w:rsidRPr="009476FA">
        <w:rPr>
          <w:rStyle w:val="Textoennegrita"/>
          <w:rFonts w:ascii="Inter" w:hAnsi="Inter" w:cs="Arial"/>
          <w:b w:val="0"/>
        </w:rPr>
        <w:t>Elevación mínima (m s. n. m.)</w:t>
      </w:r>
    </w:p>
    <w:p w14:paraId="74132C49" w14:textId="77777777" w:rsidR="00C024AC" w:rsidRPr="009476FA" w:rsidRDefault="00C024AC" w:rsidP="00C024AC">
      <w:pPr>
        <w:pStyle w:val="Prrafodelista"/>
        <w:numPr>
          <w:ilvl w:val="0"/>
          <w:numId w:val="11"/>
        </w:numPr>
        <w:rPr>
          <w:rStyle w:val="Textoennegrita"/>
          <w:rFonts w:ascii="Inter" w:hAnsi="Inter" w:cs="Arial"/>
          <w:b w:val="0"/>
        </w:rPr>
      </w:pPr>
      <w:r w:rsidRPr="009476FA">
        <w:rPr>
          <w:rStyle w:val="Textoennegrita"/>
          <w:rFonts w:ascii="Inter" w:hAnsi="Inter" w:cs="Arial"/>
          <w:b w:val="0"/>
        </w:rPr>
        <w:t xml:space="preserve">Elevación máxima (m s. n. m.) </w:t>
      </w:r>
    </w:p>
    <w:p w14:paraId="1E96F08C" w14:textId="77777777" w:rsidR="00C024AC" w:rsidRPr="009476FA" w:rsidRDefault="00C024AC" w:rsidP="00C024AC">
      <w:pPr>
        <w:pStyle w:val="Prrafodelista"/>
        <w:numPr>
          <w:ilvl w:val="0"/>
          <w:numId w:val="11"/>
        </w:numPr>
        <w:rPr>
          <w:rStyle w:val="Textoennegrita"/>
          <w:rFonts w:ascii="Inter" w:hAnsi="Inter" w:cs="Arial"/>
          <w:b w:val="0"/>
        </w:rPr>
      </w:pPr>
      <w:r w:rsidRPr="009476FA">
        <w:rPr>
          <w:rStyle w:val="Textoennegrita"/>
          <w:rFonts w:ascii="Inter" w:hAnsi="Inter" w:cs="Arial"/>
          <w:b w:val="0"/>
        </w:rPr>
        <w:t xml:space="preserve">Precipitación mínima (mm/año) </w:t>
      </w:r>
    </w:p>
    <w:p w14:paraId="1F96E06F" w14:textId="77777777" w:rsidR="00C024AC" w:rsidRPr="009476FA" w:rsidRDefault="00C024AC" w:rsidP="00C024AC">
      <w:pPr>
        <w:pStyle w:val="Prrafodelista"/>
        <w:numPr>
          <w:ilvl w:val="0"/>
          <w:numId w:val="11"/>
        </w:numPr>
        <w:rPr>
          <w:rStyle w:val="Textoennegrita"/>
          <w:rFonts w:ascii="Inter" w:hAnsi="Inter" w:cs="Arial"/>
          <w:b w:val="0"/>
        </w:rPr>
      </w:pPr>
      <w:r w:rsidRPr="009476FA">
        <w:rPr>
          <w:rStyle w:val="Textoennegrita"/>
          <w:rFonts w:ascii="Inter" w:hAnsi="Inter" w:cs="Arial"/>
          <w:b w:val="0"/>
        </w:rPr>
        <w:t xml:space="preserve">Precipitación máxima (mm/año) </w:t>
      </w:r>
    </w:p>
    <w:p w14:paraId="7A2CD74A" w14:textId="77777777" w:rsidR="00C024AC" w:rsidRPr="009476FA" w:rsidRDefault="00C024AC" w:rsidP="00C024AC">
      <w:pPr>
        <w:pStyle w:val="Prrafodelista"/>
        <w:numPr>
          <w:ilvl w:val="0"/>
          <w:numId w:val="11"/>
        </w:numPr>
        <w:rPr>
          <w:rStyle w:val="Textoennegrita"/>
          <w:rFonts w:ascii="Inter" w:hAnsi="Inter" w:cs="Arial"/>
          <w:b w:val="0"/>
        </w:rPr>
      </w:pPr>
      <w:commentRangeStart w:id="103"/>
      <w:commentRangeStart w:id="104"/>
      <w:r w:rsidRPr="009476FA">
        <w:rPr>
          <w:rStyle w:val="Textoennegrita"/>
          <w:rFonts w:ascii="Inter" w:hAnsi="Inter" w:cs="Arial"/>
          <w:b w:val="0"/>
        </w:rPr>
        <w:t xml:space="preserve">Tolerancia a condiciones extremas </w:t>
      </w:r>
      <w:commentRangeEnd w:id="103"/>
      <w:r w:rsidRPr="009476FA">
        <w:rPr>
          <w:rStyle w:val="Refdecomentario"/>
          <w:rFonts w:ascii="Inter" w:hAnsi="Inter" w:cs="Arial"/>
          <w:sz w:val="22"/>
          <w:lang w:eastAsia="x-none"/>
        </w:rPr>
        <w:commentReference w:id="103"/>
      </w:r>
      <w:commentRangeEnd w:id="104"/>
      <w:r w:rsidR="009F0FF5">
        <w:rPr>
          <w:rStyle w:val="Refdecomentario"/>
          <w:rFonts w:cs="Times New Roman"/>
          <w:szCs w:val="24"/>
          <w:lang w:eastAsia="x-none"/>
        </w:rPr>
        <w:commentReference w:id="104"/>
      </w:r>
    </w:p>
    <w:p w14:paraId="07521F1F" w14:textId="77777777" w:rsidR="007E5843" w:rsidRDefault="007E5843">
      <w:pPr>
        <w:rPr>
          <w:rFonts w:ascii="Arial" w:hAnsi="Arial" w:cs="Arial"/>
          <w:sz w:val="24"/>
          <w:szCs w:val="24"/>
          <w:lang w:val="es-ES"/>
        </w:rPr>
      </w:pPr>
    </w:p>
    <w:p w14:paraId="5CC64016" w14:textId="77777777" w:rsidR="009476FA" w:rsidRDefault="009476FA">
      <w:pPr>
        <w:rPr>
          <w:rFonts w:ascii="Arial" w:hAnsi="Arial" w:cs="Arial"/>
          <w:sz w:val="24"/>
          <w:szCs w:val="24"/>
          <w:lang w:val="es-ES"/>
        </w:rPr>
      </w:pPr>
    </w:p>
    <w:p w14:paraId="4E86BEFA" w14:textId="006EEAAD" w:rsidR="009476FA" w:rsidRDefault="009476FA">
      <w:pPr>
        <w:rPr>
          <w:ins w:id="105" w:author="Ernesto" w:date="2023-10-06T02:11:00Z"/>
          <w:rFonts w:ascii="Arial" w:hAnsi="Arial" w:cs="Arial"/>
          <w:sz w:val="24"/>
          <w:szCs w:val="24"/>
          <w:lang w:val="es-ES"/>
        </w:rPr>
      </w:pPr>
    </w:p>
    <w:p w14:paraId="3A2DA027" w14:textId="77777777" w:rsidR="009F0FF5" w:rsidRDefault="009F0FF5">
      <w:pPr>
        <w:rPr>
          <w:rFonts w:ascii="Arial" w:hAnsi="Arial" w:cs="Arial"/>
          <w:sz w:val="24"/>
          <w:szCs w:val="24"/>
          <w:lang w:val="es-ES"/>
        </w:rPr>
      </w:pPr>
    </w:p>
    <w:p w14:paraId="219E7048" w14:textId="15864B81" w:rsidR="00163C65" w:rsidRPr="007E5843" w:rsidRDefault="00503B30">
      <w:pPr>
        <w:rPr>
          <w:rFonts w:ascii="Inter" w:hAnsi="Inter" w:cs="Arial"/>
          <w:lang w:val="es-ES"/>
        </w:rPr>
      </w:pPr>
      <w:r w:rsidRPr="007E5843">
        <w:rPr>
          <w:rFonts w:ascii="Inter" w:hAnsi="Inter" w:cs="Arial"/>
          <w:lang w:val="es-ES"/>
        </w:rPr>
        <w:lastRenderedPageBreak/>
        <w:t>Así, deberá realizar</w:t>
      </w:r>
      <w:r w:rsidR="0085767D" w:rsidRPr="007E5843">
        <w:rPr>
          <w:rFonts w:ascii="Inter" w:hAnsi="Inter" w:cs="Arial"/>
          <w:lang w:val="es-ES"/>
        </w:rPr>
        <w:t xml:space="preserve"> las siguientes acciones: </w:t>
      </w:r>
    </w:p>
    <w:p w14:paraId="564636D9" w14:textId="66EF7704" w:rsidR="00163C65" w:rsidRPr="007E5843" w:rsidRDefault="0085767D" w:rsidP="0034699B">
      <w:pPr>
        <w:pStyle w:val="Prrafodelista"/>
        <w:numPr>
          <w:ilvl w:val="0"/>
          <w:numId w:val="10"/>
        </w:numPr>
        <w:rPr>
          <w:rStyle w:val="Textoennegrita"/>
          <w:rFonts w:ascii="Inter" w:hAnsi="Inter" w:cs="Arial"/>
          <w:b w:val="0"/>
        </w:rPr>
      </w:pPr>
      <w:r w:rsidRPr="007E5843">
        <w:rPr>
          <w:rStyle w:val="Textoennegrita"/>
          <w:rFonts w:ascii="Inter" w:hAnsi="Inter" w:cs="Arial"/>
          <w:b w:val="0"/>
        </w:rPr>
        <w:t>Resaltará (clic) las celdas donde las condiciones de la zona sean muy diferentes a las especies que necesite</w:t>
      </w:r>
      <w:r w:rsidR="00A80CD4" w:rsidRPr="007E5843">
        <w:rPr>
          <w:rStyle w:val="Textoennegrita"/>
          <w:rFonts w:ascii="Inter" w:hAnsi="Inter" w:cs="Arial"/>
          <w:b w:val="0"/>
        </w:rPr>
        <w:t xml:space="preserve"> (rojo o verde).</w:t>
      </w:r>
      <w:r w:rsidRPr="007E5843">
        <w:rPr>
          <w:rStyle w:val="Textoennegrita"/>
          <w:rFonts w:ascii="Inter" w:hAnsi="Inter" w:cs="Arial"/>
          <w:b w:val="0"/>
        </w:rPr>
        <w:t xml:space="preserve"> </w:t>
      </w:r>
    </w:p>
    <w:p w14:paraId="5EB3019D" w14:textId="56F741DF" w:rsidR="00163C65" w:rsidRPr="007E5843" w:rsidRDefault="0085767D" w:rsidP="0034699B">
      <w:pPr>
        <w:pStyle w:val="Prrafodelista"/>
        <w:numPr>
          <w:ilvl w:val="0"/>
          <w:numId w:val="10"/>
        </w:numPr>
        <w:rPr>
          <w:rStyle w:val="Textoennegrita"/>
          <w:rFonts w:ascii="Inter" w:hAnsi="Inter" w:cs="Arial"/>
          <w:b w:val="0"/>
        </w:rPr>
      </w:pPr>
      <w:r w:rsidRPr="007E5843">
        <w:rPr>
          <w:rStyle w:val="Textoennegrita"/>
          <w:rFonts w:ascii="Inter" w:hAnsi="Inter" w:cs="Arial"/>
          <w:b w:val="0"/>
        </w:rPr>
        <w:t>Asignar</w:t>
      </w:r>
      <w:r w:rsidR="00A80CD4" w:rsidRPr="007E5843">
        <w:rPr>
          <w:rStyle w:val="Textoennegrita"/>
          <w:rFonts w:ascii="Inter" w:hAnsi="Inter" w:cs="Arial"/>
          <w:b w:val="0"/>
        </w:rPr>
        <w:t>á</w:t>
      </w:r>
      <w:r w:rsidRPr="007E5843">
        <w:rPr>
          <w:rStyle w:val="Textoennegrita"/>
          <w:rFonts w:ascii="Inter" w:hAnsi="Inter" w:cs="Arial"/>
          <w:b w:val="0"/>
        </w:rPr>
        <w:t xml:space="preserve"> el semáforo rojo cuando varias condiciones no sean adecuadas. </w:t>
      </w:r>
    </w:p>
    <w:p w14:paraId="1451DBA0" w14:textId="2A7E2204" w:rsidR="00163C65" w:rsidRPr="007E5843" w:rsidRDefault="0085767D" w:rsidP="0034699B">
      <w:pPr>
        <w:pStyle w:val="Prrafodelista"/>
        <w:numPr>
          <w:ilvl w:val="0"/>
          <w:numId w:val="10"/>
        </w:numPr>
        <w:rPr>
          <w:rStyle w:val="Textoennegrita"/>
          <w:rFonts w:ascii="Inter" w:hAnsi="Inter" w:cs="Arial"/>
          <w:b w:val="0"/>
        </w:rPr>
      </w:pPr>
      <w:r w:rsidRPr="007E5843">
        <w:rPr>
          <w:rStyle w:val="Textoennegrita"/>
          <w:rFonts w:ascii="Inter" w:hAnsi="Inter" w:cs="Arial"/>
          <w:b w:val="0"/>
        </w:rPr>
        <w:t>Asignar</w:t>
      </w:r>
      <w:r w:rsidR="00A80CD4" w:rsidRPr="007E5843">
        <w:rPr>
          <w:rStyle w:val="Textoennegrita"/>
          <w:rFonts w:ascii="Inter" w:hAnsi="Inter" w:cs="Arial"/>
          <w:b w:val="0"/>
        </w:rPr>
        <w:t>á</w:t>
      </w:r>
      <w:r w:rsidRPr="007E5843">
        <w:rPr>
          <w:rStyle w:val="Textoennegrita"/>
          <w:rFonts w:ascii="Inter" w:hAnsi="Inter" w:cs="Arial"/>
          <w:b w:val="0"/>
        </w:rPr>
        <w:t xml:space="preserve"> el semáforo verde si considera que las condiciones de la zona no serán un problema para el desarrollo de la especie. </w:t>
      </w:r>
    </w:p>
    <w:p w14:paraId="236338B5" w14:textId="77777777" w:rsidR="00163C65" w:rsidRDefault="0085767D" w:rsidP="0034699B">
      <w:pPr>
        <w:pStyle w:val="Prrafodelista"/>
        <w:numPr>
          <w:ilvl w:val="0"/>
          <w:numId w:val="10"/>
        </w:numPr>
        <w:rPr>
          <w:rStyle w:val="Textoennegrita"/>
          <w:rFonts w:ascii="Inter" w:hAnsi="Inter" w:cs="Arial"/>
          <w:b w:val="0"/>
        </w:rPr>
      </w:pPr>
      <w:r w:rsidRPr="007E5843">
        <w:rPr>
          <w:rStyle w:val="Textoennegrita"/>
          <w:rFonts w:ascii="Inter" w:hAnsi="Inter" w:cs="Arial"/>
          <w:b w:val="0"/>
        </w:rPr>
        <w:t xml:space="preserve">Podrá eliminar la especie si considera que no se desarrollará bien en la zona. </w:t>
      </w:r>
    </w:p>
    <w:p w14:paraId="39C4367C" w14:textId="4E89FD54" w:rsidR="007E5843" w:rsidRPr="007E5843" w:rsidRDefault="007E5843" w:rsidP="007E5843">
      <w:pPr>
        <w:pStyle w:val="Prrafodelista"/>
        <w:rPr>
          <w:rStyle w:val="Textoennegrita"/>
          <w:rFonts w:ascii="Inter" w:hAnsi="Inter" w:cs="Arial"/>
          <w:b w:val="0"/>
        </w:rPr>
      </w:pPr>
    </w:p>
    <w:p w14:paraId="30833858" w14:textId="707C47A2" w:rsidR="00163C65" w:rsidRPr="0028133D" w:rsidRDefault="00163C65">
      <w:pPr>
        <w:pStyle w:val="Prrafodelista"/>
        <w:rPr>
          <w:rStyle w:val="Textoennegrita"/>
          <w:rFonts w:ascii="Arial" w:hAnsi="Arial" w:cs="Arial"/>
          <w:b w:val="0"/>
          <w:sz w:val="24"/>
          <w:szCs w:val="24"/>
        </w:rPr>
      </w:pPr>
    </w:p>
    <w:p w14:paraId="35155179" w14:textId="6AD4F308" w:rsidR="00163C65" w:rsidRPr="007E5843" w:rsidRDefault="009476FA" w:rsidP="007E5843">
      <w:pPr>
        <w:rPr>
          <w:rStyle w:val="Textoennegrita"/>
          <w:rFonts w:ascii="Arial" w:hAnsi="Arial" w:cs="Arial"/>
          <w:b w:val="0"/>
          <w:sz w:val="24"/>
          <w:szCs w:val="24"/>
        </w:rPr>
      </w:pPr>
      <w:r w:rsidRPr="0028133D">
        <w:rPr>
          <w:noProof/>
        </w:rPr>
        <w:drawing>
          <wp:anchor distT="0" distB="0" distL="0" distR="0" simplePos="0" relativeHeight="12" behindDoc="0" locked="0" layoutInCell="0" allowOverlap="1" wp14:anchorId="59123FA5" wp14:editId="70BC90F2">
            <wp:simplePos x="0" y="0"/>
            <wp:positionH relativeFrom="margin">
              <wp:align>left</wp:align>
            </wp:positionH>
            <wp:positionV relativeFrom="paragraph">
              <wp:posOffset>273685</wp:posOffset>
            </wp:positionV>
            <wp:extent cx="5731510" cy="2571115"/>
            <wp:effectExtent l="19050" t="19050" r="21590" b="19685"/>
            <wp:wrapTopAndBottom/>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21"/>
                    <a:stretch>
                      <a:fillRect/>
                    </a:stretch>
                  </pic:blipFill>
                  <pic:spPr bwMode="auto">
                    <a:xfrm>
                      <a:off x="0" y="0"/>
                      <a:ext cx="5731510" cy="2571115"/>
                    </a:xfrm>
                    <a:prstGeom prst="rect">
                      <a:avLst/>
                    </a:prstGeom>
                    <a:ln>
                      <a:solidFill>
                        <a:schemeClr val="tx1"/>
                      </a:solidFill>
                    </a:ln>
                  </pic:spPr>
                </pic:pic>
              </a:graphicData>
            </a:graphic>
          </wp:anchor>
        </w:drawing>
      </w:r>
    </w:p>
    <w:p w14:paraId="0DE37011" w14:textId="2CED9231" w:rsidR="00163C65" w:rsidRDefault="0085767D" w:rsidP="006C70D8">
      <w:pPr>
        <w:pStyle w:val="Descripcin"/>
      </w:pPr>
      <w:r w:rsidRPr="0028133D">
        <w:t xml:space="preserve">Imagen </w:t>
      </w:r>
      <w:r w:rsidR="009476FA">
        <w:t>8</w:t>
      </w:r>
      <w:r w:rsidR="0034699B">
        <w:t>: Tabla del paso 2</w:t>
      </w:r>
    </w:p>
    <w:p w14:paraId="413E0DFF" w14:textId="77777777" w:rsidR="00163C65" w:rsidRPr="0028133D" w:rsidRDefault="00163C65">
      <w:pPr>
        <w:pStyle w:val="Prrafodelista"/>
        <w:ind w:left="0"/>
        <w:rPr>
          <w:rFonts w:ascii="Arial" w:hAnsi="Arial" w:cs="Arial"/>
        </w:rPr>
      </w:pPr>
    </w:p>
    <w:p w14:paraId="04ABBCD1" w14:textId="39FB68E5" w:rsidR="00163C65" w:rsidRPr="0034699B" w:rsidRDefault="0085767D" w:rsidP="00AF51BF">
      <w:pPr>
        <w:pStyle w:val="Ttulo2"/>
        <w:ind w:firstLine="0"/>
        <w:rPr>
          <w:rStyle w:val="Textoennegrita"/>
          <w:b/>
          <w:bCs/>
        </w:rPr>
      </w:pPr>
      <w:bookmarkStart w:id="106" w:name="_Toc145635640"/>
      <w:r w:rsidRPr="0034699B">
        <w:rPr>
          <w:rStyle w:val="Textoennegrita"/>
          <w:b/>
          <w:bCs/>
        </w:rPr>
        <w:t xml:space="preserve">Paso 3:  Revisa los requerimientos de suelo y limitaciones de </w:t>
      </w:r>
      <w:r w:rsidR="000F63C5">
        <w:rPr>
          <w:rStyle w:val="Textoennegrita"/>
          <w:b/>
          <w:bCs/>
        </w:rPr>
        <w:t>tu</w:t>
      </w:r>
      <w:r w:rsidRPr="0034699B">
        <w:rPr>
          <w:rStyle w:val="Textoennegrita"/>
          <w:b/>
          <w:bCs/>
        </w:rPr>
        <w:t xml:space="preserve"> lista de</w:t>
      </w:r>
      <w:r w:rsidR="00465408">
        <w:rPr>
          <w:rStyle w:val="Textoennegrita"/>
          <w:b/>
          <w:bCs/>
        </w:rPr>
        <w:t xml:space="preserve"> </w:t>
      </w:r>
      <w:r w:rsidRPr="0034699B">
        <w:rPr>
          <w:rStyle w:val="Textoennegrita"/>
          <w:b/>
          <w:bCs/>
        </w:rPr>
        <w:t>especies</w:t>
      </w:r>
      <w:bookmarkEnd w:id="106"/>
      <w:r w:rsidRPr="0034699B">
        <w:rPr>
          <w:rStyle w:val="Textoennegrita"/>
          <w:b/>
          <w:bCs/>
        </w:rPr>
        <w:t xml:space="preserve"> </w:t>
      </w:r>
    </w:p>
    <w:p w14:paraId="2089992E" w14:textId="77777777" w:rsidR="000F63C5" w:rsidRPr="00465408" w:rsidRDefault="0085767D" w:rsidP="000F63C5">
      <w:pPr>
        <w:rPr>
          <w:rFonts w:ascii="Inter" w:hAnsi="Inter" w:cs="Arial"/>
          <w:lang w:val="es-ES"/>
        </w:rPr>
      </w:pPr>
      <w:r w:rsidRPr="00465408">
        <w:rPr>
          <w:rStyle w:val="Textoennegrita"/>
          <w:rFonts w:ascii="Inter" w:hAnsi="Inter" w:cs="Arial"/>
          <w:b w:val="0"/>
        </w:rPr>
        <w:t xml:space="preserve">En este paso el </w:t>
      </w:r>
      <w:r w:rsidRPr="00465408">
        <w:rPr>
          <w:rFonts w:ascii="Inter" w:hAnsi="Inter" w:cs="Arial"/>
          <w:lang w:val="es-ES"/>
        </w:rPr>
        <w:t>técnico/agricultor/investigador e</w:t>
      </w:r>
      <w:r w:rsidR="000F63C5" w:rsidRPr="00465408">
        <w:rPr>
          <w:rFonts w:ascii="Inter" w:hAnsi="Inter" w:cs="Arial"/>
          <w:lang w:val="es-ES"/>
        </w:rPr>
        <w:t>legirá</w:t>
      </w:r>
      <w:r w:rsidRPr="00465408">
        <w:rPr>
          <w:rFonts w:ascii="Inter" w:hAnsi="Inter" w:cs="Arial"/>
          <w:lang w:val="es-ES"/>
        </w:rPr>
        <w:t xml:space="preserve"> cu</w:t>
      </w:r>
      <w:r w:rsidR="000F63C5" w:rsidRPr="00465408">
        <w:rPr>
          <w:rFonts w:ascii="Inter" w:hAnsi="Inter" w:cs="Arial"/>
          <w:lang w:val="es-ES"/>
        </w:rPr>
        <w:t>á</w:t>
      </w:r>
      <w:r w:rsidRPr="00465408">
        <w:rPr>
          <w:rFonts w:ascii="Inter" w:hAnsi="Inter" w:cs="Arial"/>
          <w:lang w:val="es-ES"/>
        </w:rPr>
        <w:t>les especies podrán desarrollarse adecuadamente en las condiciones de suelo de su parcela</w:t>
      </w:r>
      <w:r w:rsidR="000F63C5" w:rsidRPr="00465408">
        <w:rPr>
          <w:rFonts w:ascii="Inter" w:hAnsi="Inter" w:cs="Arial"/>
          <w:lang w:val="es-ES"/>
        </w:rPr>
        <w:t xml:space="preserve">. Para ello, valorará las siguientes condiciones: </w:t>
      </w:r>
    </w:p>
    <w:p w14:paraId="4C68A581" w14:textId="77777777" w:rsidR="000F63C5" w:rsidRPr="00465408" w:rsidRDefault="000F63C5">
      <w:pPr>
        <w:rPr>
          <w:rFonts w:ascii="Inter" w:hAnsi="Inter" w:cs="Arial"/>
          <w:lang w:val="es-ES"/>
        </w:rPr>
      </w:pPr>
    </w:p>
    <w:p w14:paraId="5E20DE9D"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Suelo preferido </w:t>
      </w:r>
    </w:p>
    <w:p w14:paraId="2E090B12"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Exigencia suelos fértiles </w:t>
      </w:r>
    </w:p>
    <w:p w14:paraId="2BFA89CE"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Tolerancia a la acidez </w:t>
      </w:r>
    </w:p>
    <w:p w14:paraId="45857CA0"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Tolerancia a la salinidad </w:t>
      </w:r>
    </w:p>
    <w:p w14:paraId="2D0AE955"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Preferencia pH suelo </w:t>
      </w:r>
    </w:p>
    <w:p w14:paraId="16A6283D"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pH mínimo suelo </w:t>
      </w:r>
    </w:p>
    <w:p w14:paraId="7F627523"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pH máximo suelo </w:t>
      </w:r>
    </w:p>
    <w:p w14:paraId="7F34BCC4"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Desarrollo en suelos rocosos </w:t>
      </w:r>
    </w:p>
    <w:p w14:paraId="253AB18D" w14:textId="77777777" w:rsidR="000F63C5" w:rsidRPr="00465408" w:rsidRDefault="000F63C5" w:rsidP="000F63C5">
      <w:pPr>
        <w:pStyle w:val="Prrafodelista"/>
        <w:numPr>
          <w:ilvl w:val="0"/>
          <w:numId w:val="14"/>
        </w:numPr>
        <w:rPr>
          <w:rFonts w:ascii="Inter" w:hAnsi="Inter" w:cs="Arial"/>
          <w:bCs/>
        </w:rPr>
      </w:pPr>
      <w:r w:rsidRPr="00465408">
        <w:rPr>
          <w:rFonts w:ascii="Inter" w:hAnsi="Inter" w:cs="Arial"/>
          <w:bCs/>
        </w:rPr>
        <w:t xml:space="preserve">Preferencia suelos drenados </w:t>
      </w:r>
    </w:p>
    <w:p w14:paraId="19AC76C9" w14:textId="04228743" w:rsidR="000F63C5" w:rsidRDefault="000F63C5">
      <w:pPr>
        <w:rPr>
          <w:ins w:id="107" w:author="Ernesto" w:date="2023-10-06T02:11:00Z"/>
          <w:rFonts w:ascii="Inter" w:hAnsi="Inter" w:cs="Arial"/>
          <w:lang w:val="es-ES"/>
        </w:rPr>
      </w:pPr>
    </w:p>
    <w:p w14:paraId="3BABBA48" w14:textId="195A560D" w:rsidR="009F0FF5" w:rsidRDefault="009F0FF5">
      <w:pPr>
        <w:rPr>
          <w:ins w:id="108" w:author="Ernesto" w:date="2023-10-06T02:11:00Z"/>
          <w:rFonts w:ascii="Inter" w:hAnsi="Inter" w:cs="Arial"/>
          <w:lang w:val="es-ES"/>
        </w:rPr>
      </w:pPr>
    </w:p>
    <w:p w14:paraId="39A402C5" w14:textId="77777777" w:rsidR="009F0FF5" w:rsidRPr="00465408" w:rsidRDefault="009F0FF5">
      <w:pPr>
        <w:rPr>
          <w:rFonts w:ascii="Inter" w:hAnsi="Inter" w:cs="Arial"/>
          <w:lang w:val="es-ES"/>
        </w:rPr>
      </w:pPr>
    </w:p>
    <w:p w14:paraId="7519595D" w14:textId="0D9534D8" w:rsidR="000F63C5" w:rsidRPr="00465408" w:rsidRDefault="000F63C5">
      <w:pPr>
        <w:rPr>
          <w:rFonts w:ascii="Inter" w:hAnsi="Inter" w:cs="Arial"/>
          <w:lang w:val="es-ES"/>
        </w:rPr>
      </w:pPr>
      <w:r w:rsidRPr="00465408">
        <w:rPr>
          <w:rFonts w:ascii="Inter" w:hAnsi="Inter" w:cs="Arial"/>
          <w:lang w:val="es-ES"/>
        </w:rPr>
        <w:lastRenderedPageBreak/>
        <w:t xml:space="preserve">Así, deberá realizar las siguientes acciones: </w:t>
      </w:r>
    </w:p>
    <w:p w14:paraId="3BFEE824" w14:textId="29483848" w:rsidR="00163C65" w:rsidRPr="00465408" w:rsidRDefault="0085767D" w:rsidP="0034699B">
      <w:pPr>
        <w:pStyle w:val="Prrafodelista"/>
        <w:numPr>
          <w:ilvl w:val="0"/>
          <w:numId w:val="13"/>
        </w:numPr>
        <w:rPr>
          <w:rStyle w:val="Textoennegrita"/>
          <w:rFonts w:ascii="Inter" w:hAnsi="Inter" w:cs="Arial"/>
          <w:b w:val="0"/>
        </w:rPr>
      </w:pPr>
      <w:r w:rsidRPr="00465408">
        <w:rPr>
          <w:rStyle w:val="Textoennegrita"/>
          <w:rFonts w:ascii="Inter" w:hAnsi="Inter" w:cs="Arial"/>
          <w:b w:val="0"/>
        </w:rPr>
        <w:t xml:space="preserve">Resaltará (clic) las celdas donde las condiciones de la parcela son muy diferentes a la que las especies necesiten. </w:t>
      </w:r>
    </w:p>
    <w:p w14:paraId="3D1C88B7" w14:textId="4A18A5A5" w:rsidR="00163C65" w:rsidRPr="00465408" w:rsidRDefault="0085767D" w:rsidP="0034699B">
      <w:pPr>
        <w:pStyle w:val="Prrafodelista"/>
        <w:numPr>
          <w:ilvl w:val="0"/>
          <w:numId w:val="13"/>
        </w:numPr>
        <w:rPr>
          <w:rStyle w:val="Textoennegrita"/>
          <w:rFonts w:ascii="Inter" w:hAnsi="Inter" w:cs="Arial"/>
          <w:b w:val="0"/>
        </w:rPr>
      </w:pPr>
      <w:r w:rsidRPr="00465408">
        <w:rPr>
          <w:rStyle w:val="Textoennegrita"/>
          <w:rFonts w:ascii="Inter" w:hAnsi="Inter" w:cs="Arial"/>
          <w:b w:val="0"/>
        </w:rPr>
        <w:t>Asignar</w:t>
      </w:r>
      <w:r w:rsidR="000F63C5" w:rsidRPr="00465408">
        <w:rPr>
          <w:rStyle w:val="Textoennegrita"/>
          <w:rFonts w:ascii="Inter" w:hAnsi="Inter" w:cs="Arial"/>
          <w:b w:val="0"/>
        </w:rPr>
        <w:t>á</w:t>
      </w:r>
      <w:r w:rsidRPr="00465408">
        <w:rPr>
          <w:rStyle w:val="Textoennegrita"/>
          <w:rFonts w:ascii="Inter" w:hAnsi="Inter" w:cs="Arial"/>
          <w:b w:val="0"/>
        </w:rPr>
        <w:t xml:space="preserve"> el semáforo rojo cuando varias condiciones no son adecuadas. </w:t>
      </w:r>
    </w:p>
    <w:p w14:paraId="0AB5B3F1" w14:textId="055223E5" w:rsidR="00163C65" w:rsidRPr="00465408" w:rsidRDefault="0085767D" w:rsidP="0034699B">
      <w:pPr>
        <w:pStyle w:val="Prrafodelista"/>
        <w:numPr>
          <w:ilvl w:val="0"/>
          <w:numId w:val="13"/>
        </w:numPr>
        <w:rPr>
          <w:rStyle w:val="Textoennegrita"/>
          <w:rFonts w:ascii="Inter" w:hAnsi="Inter" w:cs="Arial"/>
          <w:b w:val="0"/>
        </w:rPr>
      </w:pPr>
      <w:r w:rsidRPr="00465408">
        <w:rPr>
          <w:rStyle w:val="Textoennegrita"/>
          <w:rFonts w:ascii="Inter" w:hAnsi="Inter" w:cs="Arial"/>
          <w:b w:val="0"/>
        </w:rPr>
        <w:t>Asignar</w:t>
      </w:r>
      <w:r w:rsidR="000F63C5" w:rsidRPr="00465408">
        <w:rPr>
          <w:rStyle w:val="Textoennegrita"/>
          <w:rFonts w:ascii="Inter" w:hAnsi="Inter" w:cs="Arial"/>
          <w:b w:val="0"/>
        </w:rPr>
        <w:t>á</w:t>
      </w:r>
      <w:r w:rsidRPr="00465408">
        <w:rPr>
          <w:rStyle w:val="Textoennegrita"/>
          <w:rFonts w:ascii="Inter" w:hAnsi="Inter" w:cs="Arial"/>
          <w:b w:val="0"/>
        </w:rPr>
        <w:t xml:space="preserve"> el semáforo verde si considera que las condiciones de la parcela no serán problema para el desarrollo de la especie. </w:t>
      </w:r>
    </w:p>
    <w:p w14:paraId="57FBFB0E" w14:textId="6DCAEAA0" w:rsidR="00163C65" w:rsidRPr="000F63C5" w:rsidRDefault="0085767D" w:rsidP="000F63C5">
      <w:pPr>
        <w:pStyle w:val="Prrafodelista"/>
        <w:numPr>
          <w:ilvl w:val="0"/>
          <w:numId w:val="13"/>
        </w:numPr>
        <w:rPr>
          <w:rStyle w:val="Textoennegrita"/>
          <w:rFonts w:ascii="Arial" w:hAnsi="Arial" w:cs="Arial"/>
          <w:b w:val="0"/>
          <w:sz w:val="24"/>
          <w:szCs w:val="24"/>
        </w:rPr>
      </w:pPr>
      <w:r w:rsidRPr="00465408">
        <w:rPr>
          <w:rStyle w:val="Textoennegrita"/>
          <w:rFonts w:ascii="Inter" w:hAnsi="Inter" w:cs="Arial"/>
          <w:b w:val="0"/>
        </w:rPr>
        <w:t>Eliminará la especie si considera que no se desarrollará bien</w:t>
      </w:r>
      <w:r w:rsidR="000F63C5" w:rsidRPr="00465408">
        <w:rPr>
          <w:rStyle w:val="Textoennegrita"/>
          <w:rFonts w:ascii="Inter" w:hAnsi="Inter" w:cs="Arial"/>
          <w:b w:val="0"/>
        </w:rPr>
        <w:t xml:space="preserve"> en</w:t>
      </w:r>
      <w:r w:rsidRPr="00465408">
        <w:rPr>
          <w:rStyle w:val="Textoennegrita"/>
          <w:rFonts w:ascii="Inter" w:hAnsi="Inter" w:cs="Arial"/>
          <w:b w:val="0"/>
        </w:rPr>
        <w:t xml:space="preserve"> </w:t>
      </w:r>
      <w:r w:rsidR="000F63C5" w:rsidRPr="00465408">
        <w:rPr>
          <w:rStyle w:val="Textoennegrita"/>
          <w:rFonts w:ascii="Inter" w:hAnsi="Inter" w:cs="Arial"/>
          <w:b w:val="0"/>
        </w:rPr>
        <w:t>la</w:t>
      </w:r>
      <w:r w:rsidRPr="00465408">
        <w:rPr>
          <w:rStyle w:val="Textoennegrita"/>
          <w:rFonts w:ascii="Inter" w:hAnsi="Inter" w:cs="Arial"/>
          <w:b w:val="0"/>
        </w:rPr>
        <w:t xml:space="preserve"> parcela. </w:t>
      </w:r>
    </w:p>
    <w:p w14:paraId="32D57067" w14:textId="079D9589" w:rsidR="00465408" w:rsidRDefault="00465408" w:rsidP="006C70D8">
      <w:pPr>
        <w:pStyle w:val="Descripcin"/>
      </w:pPr>
    </w:p>
    <w:p w14:paraId="31676DF5" w14:textId="1C97F9EF" w:rsidR="00465408" w:rsidRDefault="00465408" w:rsidP="006C70D8">
      <w:pPr>
        <w:pStyle w:val="Descripcin"/>
      </w:pPr>
      <w:r w:rsidRPr="0028133D">
        <w:rPr>
          <w:noProof/>
        </w:rPr>
        <w:drawing>
          <wp:anchor distT="0" distB="0" distL="0" distR="0" simplePos="0" relativeHeight="11" behindDoc="0" locked="0" layoutInCell="0" allowOverlap="1" wp14:anchorId="77F1E05D" wp14:editId="0D5BF867">
            <wp:simplePos x="0" y="0"/>
            <wp:positionH relativeFrom="margin">
              <wp:align>left</wp:align>
            </wp:positionH>
            <wp:positionV relativeFrom="paragraph">
              <wp:posOffset>281305</wp:posOffset>
            </wp:positionV>
            <wp:extent cx="5731510" cy="2670175"/>
            <wp:effectExtent l="19050" t="19050" r="21590" b="15875"/>
            <wp:wrapTopAndBottom/>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22"/>
                    <a:stretch>
                      <a:fillRect/>
                    </a:stretch>
                  </pic:blipFill>
                  <pic:spPr bwMode="auto">
                    <a:xfrm>
                      <a:off x="0" y="0"/>
                      <a:ext cx="5731510" cy="2670175"/>
                    </a:xfrm>
                    <a:prstGeom prst="rect">
                      <a:avLst/>
                    </a:prstGeom>
                    <a:ln>
                      <a:solidFill>
                        <a:schemeClr val="tx1"/>
                      </a:solidFill>
                    </a:ln>
                  </pic:spPr>
                </pic:pic>
              </a:graphicData>
            </a:graphic>
          </wp:anchor>
        </w:drawing>
      </w:r>
    </w:p>
    <w:p w14:paraId="2B0C9036" w14:textId="392A0A29" w:rsidR="000F63C5" w:rsidRDefault="0034699B" w:rsidP="00465408">
      <w:pPr>
        <w:pStyle w:val="Descripcin"/>
      </w:pPr>
      <w:r>
        <w:t xml:space="preserve">Imagen </w:t>
      </w:r>
      <w:r w:rsidR="00465408">
        <w:t>9</w:t>
      </w:r>
      <w:r>
        <w:t>: Tabla del paso 3</w:t>
      </w:r>
      <w:bookmarkStart w:id="109" w:name="_Toc145635641"/>
    </w:p>
    <w:p w14:paraId="23D6A198" w14:textId="77777777" w:rsidR="00465408" w:rsidRPr="00465408" w:rsidRDefault="00465408" w:rsidP="00465408">
      <w:pPr>
        <w:rPr>
          <w:lang w:val="es-US"/>
        </w:rPr>
      </w:pPr>
    </w:p>
    <w:p w14:paraId="2A248759" w14:textId="109E4259" w:rsidR="001D4E58" w:rsidRPr="0034699B" w:rsidRDefault="001D4E58" w:rsidP="001D4E58">
      <w:pPr>
        <w:pStyle w:val="Ttulo2"/>
        <w:ind w:firstLine="0"/>
        <w:rPr>
          <w:ins w:id="110" w:author="Ernesto" w:date="2023-10-06T02:14:00Z"/>
          <w:rStyle w:val="Textoennegrita"/>
          <w:b/>
          <w:bCs/>
        </w:rPr>
      </w:pPr>
      <w:ins w:id="111" w:author="Ernesto" w:date="2023-10-06T02:14:00Z">
        <w:r>
          <w:rPr>
            <w:rStyle w:val="Textoennegrita"/>
            <w:b/>
            <w:bCs/>
          </w:rPr>
          <w:t xml:space="preserve">Paso 4: </w:t>
        </w:r>
      </w:ins>
      <w:del w:id="112" w:author="Ernesto" w:date="2023-10-06T02:14:00Z">
        <w:r w:rsidR="0085767D" w:rsidRPr="00EB1A32" w:rsidDel="001D4E58">
          <w:rPr>
            <w:rStyle w:val="Char2"/>
            <w:rFonts w:ascii="Arial" w:hAnsi="Arial"/>
            <w:i w:val="0"/>
            <w:iCs w:val="0"/>
            <w:color w:val="1F4E79" w:themeColor="accent1" w:themeShade="80"/>
          </w:rPr>
          <w:delText>Paso 4:</w:delText>
        </w:r>
      </w:del>
      <w:ins w:id="113" w:author="Ernesto" w:date="2023-10-06T02:14:00Z">
        <w:r>
          <w:rPr>
            <w:rStyle w:val="Textoennegrita"/>
            <w:b/>
            <w:bCs/>
          </w:rPr>
          <w:t xml:space="preserve"> Toma en cuenta las características morfológicas para tu diseño</w:t>
        </w:r>
        <w:r w:rsidRPr="0034699B">
          <w:rPr>
            <w:rStyle w:val="Textoennegrita"/>
            <w:b/>
            <w:bCs/>
          </w:rPr>
          <w:t xml:space="preserve"> </w:t>
        </w:r>
      </w:ins>
    </w:p>
    <w:p w14:paraId="26BBFEDC" w14:textId="3781323F" w:rsidR="00163C65" w:rsidRPr="00EB1A32" w:rsidDel="001D4E58" w:rsidRDefault="0085767D" w:rsidP="00AF51BF">
      <w:pPr>
        <w:pStyle w:val="Ttulo2"/>
        <w:ind w:firstLine="0"/>
        <w:rPr>
          <w:del w:id="114" w:author="Ernesto" w:date="2023-10-06T02:14:00Z"/>
          <w:rStyle w:val="Char2"/>
          <w:rFonts w:ascii="Arial" w:hAnsi="Arial"/>
          <w:i w:val="0"/>
          <w:iCs w:val="0"/>
          <w:color w:val="1F4E79" w:themeColor="accent1" w:themeShade="80"/>
        </w:rPr>
      </w:pPr>
      <w:del w:id="115" w:author="Ernesto" w:date="2023-10-06T02:14:00Z">
        <w:r w:rsidRPr="00EB1A32" w:rsidDel="001D4E58">
          <w:rPr>
            <w:rStyle w:val="Char2"/>
            <w:rFonts w:ascii="Arial" w:hAnsi="Arial"/>
            <w:i w:val="0"/>
            <w:iCs w:val="0"/>
            <w:color w:val="1F4E79" w:themeColor="accent1" w:themeShade="80"/>
          </w:rPr>
          <w:delText xml:space="preserve"> Toma en cuenta las características morfológicas para </w:delText>
        </w:r>
        <w:r w:rsidR="000F63C5" w:rsidDel="001D4E58">
          <w:rPr>
            <w:rStyle w:val="Char2"/>
            <w:rFonts w:ascii="Arial" w:hAnsi="Arial"/>
            <w:i w:val="0"/>
            <w:iCs w:val="0"/>
            <w:color w:val="1F4E79" w:themeColor="accent1" w:themeShade="80"/>
          </w:rPr>
          <w:delText>tu</w:delText>
        </w:r>
        <w:r w:rsidRPr="00EB1A32" w:rsidDel="001D4E58">
          <w:rPr>
            <w:rStyle w:val="Char2"/>
            <w:rFonts w:ascii="Arial" w:hAnsi="Arial"/>
            <w:i w:val="0"/>
            <w:iCs w:val="0"/>
            <w:color w:val="1F4E79" w:themeColor="accent1" w:themeShade="80"/>
          </w:rPr>
          <w:delText xml:space="preserve"> diseño</w:delText>
        </w:r>
        <w:bookmarkEnd w:id="109"/>
        <w:r w:rsidRPr="00EB1A32" w:rsidDel="001D4E58">
          <w:rPr>
            <w:rStyle w:val="Char2"/>
            <w:rFonts w:ascii="Arial" w:hAnsi="Arial"/>
            <w:i w:val="0"/>
            <w:iCs w:val="0"/>
            <w:color w:val="1F4E79" w:themeColor="accent1" w:themeShade="80"/>
          </w:rPr>
          <w:delText xml:space="preserve"> </w:delText>
        </w:r>
      </w:del>
    </w:p>
    <w:p w14:paraId="7AC7EA1C" w14:textId="7B58D3A0" w:rsidR="00163C65" w:rsidRPr="00CB392A" w:rsidRDefault="00CB392A">
      <w:pPr>
        <w:rPr>
          <w:rFonts w:ascii="Inter" w:hAnsi="Inter" w:cs="Arial"/>
          <w:lang w:val="es-ES"/>
        </w:rPr>
      </w:pPr>
      <w:r w:rsidRPr="0028133D">
        <w:rPr>
          <w:rFonts w:ascii="Arial" w:hAnsi="Arial" w:cs="Arial"/>
          <w:noProof/>
        </w:rPr>
        <w:drawing>
          <wp:anchor distT="0" distB="0" distL="0" distR="0" simplePos="0" relativeHeight="13" behindDoc="0" locked="0" layoutInCell="0" allowOverlap="1" wp14:anchorId="51909C4F" wp14:editId="0525F70C">
            <wp:simplePos x="0" y="0"/>
            <wp:positionH relativeFrom="margin">
              <wp:posOffset>196850</wp:posOffset>
            </wp:positionH>
            <wp:positionV relativeFrom="paragraph">
              <wp:posOffset>665480</wp:posOffset>
            </wp:positionV>
            <wp:extent cx="5731510" cy="2196465"/>
            <wp:effectExtent l="19050" t="19050" r="21590" b="13335"/>
            <wp:wrapTopAndBottom/>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23"/>
                    <a:stretch>
                      <a:fillRect/>
                    </a:stretch>
                  </pic:blipFill>
                  <pic:spPr bwMode="auto">
                    <a:xfrm>
                      <a:off x="0" y="0"/>
                      <a:ext cx="5731510" cy="2196465"/>
                    </a:xfrm>
                    <a:prstGeom prst="rect">
                      <a:avLst/>
                    </a:prstGeom>
                    <a:ln>
                      <a:solidFill>
                        <a:schemeClr val="tx1"/>
                      </a:solidFill>
                    </a:ln>
                  </pic:spPr>
                </pic:pic>
              </a:graphicData>
            </a:graphic>
          </wp:anchor>
        </w:drawing>
      </w:r>
      <w:r w:rsidR="0085767D" w:rsidRPr="00465408">
        <w:rPr>
          <w:rFonts w:ascii="Inter" w:hAnsi="Inter" w:cs="Arial"/>
          <w:lang w:val="es-ES"/>
        </w:rPr>
        <w:t>En este paso el técnico/agricultor/investigador revisar</w:t>
      </w:r>
      <w:r w:rsidR="000F63C5" w:rsidRPr="00465408">
        <w:rPr>
          <w:rFonts w:ascii="Inter" w:hAnsi="Inter" w:cs="Arial"/>
          <w:lang w:val="es-ES"/>
        </w:rPr>
        <w:t>á</w:t>
      </w:r>
      <w:r w:rsidR="0085767D" w:rsidRPr="00465408">
        <w:rPr>
          <w:rFonts w:ascii="Inter" w:hAnsi="Inter" w:cs="Arial"/>
          <w:lang w:val="es-ES"/>
        </w:rPr>
        <w:t xml:space="preserve"> las características claves de las especie</w:t>
      </w:r>
      <w:r w:rsidR="0085767D" w:rsidRPr="009F0FF5">
        <w:rPr>
          <w:rFonts w:ascii="Inter" w:hAnsi="Inter" w:cs="Arial"/>
          <w:lang w:val="es-ES"/>
        </w:rPr>
        <w:t xml:space="preserve">s </w:t>
      </w:r>
      <w:r w:rsidR="0085767D" w:rsidRPr="009F0FF5">
        <w:rPr>
          <w:rFonts w:ascii="Inter" w:hAnsi="Inter" w:cs="Arial"/>
          <w:lang w:val="es-ES"/>
          <w:rPrChange w:id="116" w:author="Ernesto" w:date="2023-10-06T02:12:00Z">
            <w:rPr>
              <w:rFonts w:ascii="Inter" w:hAnsi="Inter" w:cs="Arial"/>
              <w:highlight w:val="yellow"/>
              <w:lang w:val="es-ES"/>
            </w:rPr>
          </w:rPrChange>
        </w:rPr>
        <w:t xml:space="preserve">para decidir </w:t>
      </w:r>
      <w:r w:rsidR="000F63C5" w:rsidRPr="009F0FF5">
        <w:rPr>
          <w:rFonts w:ascii="Inter" w:hAnsi="Inter" w:cs="Arial"/>
          <w:lang w:val="es-ES"/>
          <w:rPrChange w:id="117" w:author="Ernesto" w:date="2023-10-06T02:12:00Z">
            <w:rPr>
              <w:rFonts w:ascii="Inter" w:hAnsi="Inter" w:cs="Arial"/>
              <w:highlight w:val="yellow"/>
              <w:lang w:val="es-ES"/>
            </w:rPr>
          </w:rPrChange>
        </w:rPr>
        <w:t>su</w:t>
      </w:r>
      <w:r w:rsidR="0085767D" w:rsidRPr="009F0FF5">
        <w:rPr>
          <w:rFonts w:ascii="Inter" w:hAnsi="Inter" w:cs="Arial"/>
          <w:lang w:val="es-ES"/>
          <w:rPrChange w:id="118" w:author="Ernesto" w:date="2023-10-06T02:12:00Z">
            <w:rPr>
              <w:rFonts w:ascii="Inter" w:hAnsi="Inter" w:cs="Arial"/>
              <w:highlight w:val="yellow"/>
              <w:lang w:val="es-ES"/>
            </w:rPr>
          </w:rPrChange>
        </w:rPr>
        <w:t xml:space="preserve"> </w:t>
      </w:r>
      <w:del w:id="119" w:author="Ernesto" w:date="2023-10-06T02:12:00Z">
        <w:r w:rsidR="0085767D" w:rsidRPr="009F0FF5" w:rsidDel="009F0FF5">
          <w:rPr>
            <w:rFonts w:ascii="Inter" w:hAnsi="Inter" w:cs="Arial"/>
            <w:strike/>
            <w:lang w:val="es-ES"/>
            <w:rPrChange w:id="120" w:author="Ernesto" w:date="2023-10-06T02:12:00Z">
              <w:rPr>
                <w:rFonts w:ascii="Inter" w:hAnsi="Inter" w:cs="Arial"/>
                <w:strike/>
                <w:highlight w:val="yellow"/>
                <w:lang w:val="es-ES"/>
              </w:rPr>
            </w:rPrChange>
          </w:rPr>
          <w:delText>densidad y</w:delText>
        </w:r>
        <w:r w:rsidR="0085767D" w:rsidRPr="009F0FF5" w:rsidDel="009F0FF5">
          <w:rPr>
            <w:rFonts w:ascii="Inter" w:hAnsi="Inter" w:cs="Arial"/>
            <w:lang w:val="es-ES"/>
            <w:rPrChange w:id="121" w:author="Ernesto" w:date="2023-10-06T02:12:00Z">
              <w:rPr>
                <w:rFonts w:ascii="Inter" w:hAnsi="Inter" w:cs="Arial"/>
                <w:highlight w:val="yellow"/>
                <w:lang w:val="es-ES"/>
              </w:rPr>
            </w:rPrChange>
          </w:rPr>
          <w:delText xml:space="preserve"> </w:delText>
        </w:r>
      </w:del>
      <w:r w:rsidR="0085767D" w:rsidRPr="009F0FF5">
        <w:rPr>
          <w:rFonts w:ascii="Inter" w:hAnsi="Inter" w:cs="Arial"/>
          <w:lang w:val="es-ES"/>
          <w:rPrChange w:id="122" w:author="Ernesto" w:date="2023-10-06T02:12:00Z">
            <w:rPr>
              <w:rFonts w:ascii="Inter" w:hAnsi="Inter" w:cs="Arial"/>
              <w:highlight w:val="yellow"/>
              <w:lang w:val="es-ES"/>
            </w:rPr>
          </w:rPrChange>
        </w:rPr>
        <w:t>ubicación</w:t>
      </w:r>
      <w:r w:rsidR="000F63C5" w:rsidRPr="009F0FF5">
        <w:rPr>
          <w:rFonts w:ascii="Inter" w:hAnsi="Inter" w:cs="Arial"/>
          <w:lang w:val="es-ES"/>
          <w:rPrChange w:id="123" w:author="Ernesto" w:date="2023-10-06T02:12:00Z">
            <w:rPr>
              <w:rFonts w:ascii="Inter" w:hAnsi="Inter" w:cs="Arial"/>
              <w:highlight w:val="yellow"/>
              <w:lang w:val="es-ES"/>
            </w:rPr>
          </w:rPrChange>
        </w:rPr>
        <w:t xml:space="preserve"> en la</w:t>
      </w:r>
      <w:r w:rsidR="0085767D" w:rsidRPr="009F0FF5">
        <w:rPr>
          <w:rFonts w:ascii="Inter" w:hAnsi="Inter" w:cs="Arial"/>
          <w:lang w:val="es-ES"/>
          <w:rPrChange w:id="124" w:author="Ernesto" w:date="2023-10-06T02:12:00Z">
            <w:rPr>
              <w:rFonts w:ascii="Inter" w:hAnsi="Inter" w:cs="Arial"/>
              <w:highlight w:val="yellow"/>
              <w:lang w:val="es-ES"/>
            </w:rPr>
          </w:rPrChange>
        </w:rPr>
        <w:t xml:space="preserve"> opción agroforestal</w:t>
      </w:r>
      <w:r w:rsidR="0085767D" w:rsidRPr="009F0FF5">
        <w:rPr>
          <w:rFonts w:ascii="Inter" w:hAnsi="Inter" w:cs="Arial"/>
          <w:lang w:val="es-ES"/>
        </w:rPr>
        <w:t>.</w:t>
      </w:r>
      <w:r w:rsidR="0085767D" w:rsidRPr="00465408">
        <w:rPr>
          <w:rFonts w:ascii="Inter" w:hAnsi="Inter" w:cs="Arial"/>
          <w:lang w:val="es-ES"/>
        </w:rPr>
        <w:t xml:space="preserve"> Existe la posibilidad de escribir notas en la última columna. </w:t>
      </w:r>
    </w:p>
    <w:p w14:paraId="0EFB612E" w14:textId="0A19CB66" w:rsidR="00163C65" w:rsidRPr="0028133D" w:rsidRDefault="00CB392A" w:rsidP="00CB392A">
      <w:pPr>
        <w:tabs>
          <w:tab w:val="left" w:pos="2940"/>
        </w:tabs>
        <w:rPr>
          <w:rFonts w:ascii="Arial" w:hAnsi="Arial" w:cs="Arial"/>
        </w:rPr>
      </w:pPr>
      <w:r>
        <w:rPr>
          <w:rFonts w:ascii="Arial" w:hAnsi="Arial" w:cs="Arial"/>
          <w:sz w:val="24"/>
          <w:szCs w:val="24"/>
          <w:lang w:val="es-ES"/>
        </w:rPr>
        <w:tab/>
      </w:r>
      <w:r w:rsidR="00EB1A32">
        <w:t xml:space="preserve">Imagen </w:t>
      </w:r>
      <w:r>
        <w:t>10</w:t>
      </w:r>
      <w:r w:rsidR="00EB1A32">
        <w:t>: Tabla del paso 4</w:t>
      </w:r>
    </w:p>
    <w:p w14:paraId="5CCBD436" w14:textId="77777777" w:rsidR="00163C65" w:rsidRPr="0028133D" w:rsidRDefault="00163C65">
      <w:pPr>
        <w:rPr>
          <w:rFonts w:ascii="Arial" w:hAnsi="Arial" w:cs="Arial"/>
          <w:lang w:val="es-ES"/>
        </w:rPr>
      </w:pPr>
    </w:p>
    <w:p w14:paraId="129905CB" w14:textId="77777777" w:rsidR="00163C65" w:rsidRPr="00CB392A" w:rsidRDefault="0085767D">
      <w:pPr>
        <w:rPr>
          <w:rStyle w:val="Textoennegrita"/>
          <w:rFonts w:ascii="Inter" w:hAnsi="Inter" w:cs="Arial"/>
          <w:b w:val="0"/>
        </w:rPr>
      </w:pPr>
      <w:r w:rsidRPr="00CB392A">
        <w:rPr>
          <w:rStyle w:val="Textoennegrita"/>
          <w:rFonts w:ascii="Inter" w:hAnsi="Inter" w:cs="Arial"/>
          <w:b w:val="0"/>
        </w:rPr>
        <w:lastRenderedPageBreak/>
        <w:t xml:space="preserve">Las columnas presentes en el listado para el paso cuatro son las siguientes:  </w:t>
      </w:r>
    </w:p>
    <w:p w14:paraId="137FFEFC" w14:textId="77777777" w:rsidR="00163C65" w:rsidRPr="00CB392A" w:rsidRDefault="0085767D" w:rsidP="00EB1A32">
      <w:pPr>
        <w:pStyle w:val="Prrafodelista"/>
        <w:numPr>
          <w:ilvl w:val="0"/>
          <w:numId w:val="15"/>
        </w:numPr>
        <w:rPr>
          <w:rStyle w:val="Textoennegrita"/>
          <w:rFonts w:ascii="Inter" w:hAnsi="Inter" w:cs="Arial"/>
          <w:b w:val="0"/>
        </w:rPr>
      </w:pPr>
      <w:commentRangeStart w:id="125"/>
      <w:commentRangeStart w:id="126"/>
      <w:r w:rsidRPr="00CB392A">
        <w:rPr>
          <w:rStyle w:val="Textoennegrita"/>
          <w:rFonts w:ascii="Inter" w:hAnsi="Inter" w:cs="Arial"/>
          <w:b w:val="0"/>
        </w:rPr>
        <w:t xml:space="preserve">Nombre común </w:t>
      </w:r>
    </w:p>
    <w:p w14:paraId="3065D2E7"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Gremio ecológico </w:t>
      </w:r>
    </w:p>
    <w:p w14:paraId="4D58BB16"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Fenología </w:t>
      </w:r>
    </w:p>
    <w:p w14:paraId="600E2CA8"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Tipo de raíz </w:t>
      </w:r>
    </w:p>
    <w:p w14:paraId="1AD417ED"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Tipo de corteza </w:t>
      </w:r>
    </w:p>
    <w:p w14:paraId="55A6B258"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Capacidad de regeneración de ramas </w:t>
      </w:r>
    </w:p>
    <w:p w14:paraId="7714AC3D"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Forma de copa </w:t>
      </w:r>
    </w:p>
    <w:p w14:paraId="6F208AEE"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Densidad copa (%) </w:t>
      </w:r>
    </w:p>
    <w:p w14:paraId="4E7EC685"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Follaje copa </w:t>
      </w:r>
    </w:p>
    <w:p w14:paraId="7092B21B"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Altura copa (m)</w:t>
      </w:r>
    </w:p>
    <w:p w14:paraId="46C7B530"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Ancho copa (m)</w:t>
      </w:r>
    </w:p>
    <w:p w14:paraId="767EC42E"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Tipo de ramificación </w:t>
      </w:r>
      <w:commentRangeEnd w:id="125"/>
      <w:r w:rsidR="00C02E6F" w:rsidRPr="00CB392A">
        <w:rPr>
          <w:rStyle w:val="Refdecomentario"/>
          <w:rFonts w:ascii="Inter" w:hAnsi="Inter" w:cs="Times New Roman"/>
          <w:sz w:val="22"/>
          <w:lang w:eastAsia="x-none"/>
        </w:rPr>
        <w:commentReference w:id="125"/>
      </w:r>
      <w:commentRangeEnd w:id="126"/>
      <w:r w:rsidR="00A66FF9">
        <w:rPr>
          <w:rStyle w:val="Refdecomentario"/>
          <w:rFonts w:cs="Times New Roman"/>
          <w:szCs w:val="24"/>
          <w:lang w:eastAsia="x-none"/>
        </w:rPr>
        <w:commentReference w:id="126"/>
      </w:r>
    </w:p>
    <w:p w14:paraId="78391F6E" w14:textId="77777777" w:rsidR="00163C65" w:rsidRPr="00CB392A" w:rsidRDefault="0085767D" w:rsidP="00EB1A32">
      <w:pPr>
        <w:pStyle w:val="Prrafodelista"/>
        <w:numPr>
          <w:ilvl w:val="0"/>
          <w:numId w:val="15"/>
        </w:numPr>
        <w:rPr>
          <w:rStyle w:val="Textoennegrita"/>
          <w:rFonts w:ascii="Inter" w:hAnsi="Inter" w:cs="Arial"/>
          <w:b w:val="0"/>
        </w:rPr>
      </w:pPr>
      <w:r w:rsidRPr="00CB392A">
        <w:rPr>
          <w:rStyle w:val="Textoennegrita"/>
          <w:rFonts w:ascii="Inter" w:hAnsi="Inter" w:cs="Arial"/>
          <w:b w:val="0"/>
        </w:rPr>
        <w:t xml:space="preserve">Notas </w:t>
      </w:r>
    </w:p>
    <w:p w14:paraId="4277AF94" w14:textId="77777777" w:rsidR="00163C65" w:rsidRPr="0028133D" w:rsidRDefault="00163C65">
      <w:pPr>
        <w:rPr>
          <w:rFonts w:ascii="Arial" w:hAnsi="Arial" w:cs="Arial"/>
          <w:sz w:val="24"/>
          <w:szCs w:val="24"/>
          <w:lang w:val="es-ES"/>
        </w:rPr>
      </w:pPr>
    </w:p>
    <w:p w14:paraId="04979AE9" w14:textId="65F3683B" w:rsidR="00163C65" w:rsidRPr="00EB1A32" w:rsidRDefault="0085767D" w:rsidP="00AF51BF">
      <w:pPr>
        <w:pStyle w:val="Ttulo2"/>
        <w:ind w:firstLine="0"/>
      </w:pPr>
      <w:bookmarkStart w:id="127" w:name="_Toc145635642"/>
      <w:r w:rsidRPr="00EB1A32">
        <w:t xml:space="preserve">Paso 5: </w:t>
      </w:r>
      <w:bookmarkEnd w:id="127"/>
      <w:r w:rsidR="004952DA" w:rsidRPr="004952DA">
        <w:t xml:space="preserve">Llena un </w:t>
      </w:r>
      <w:r w:rsidR="004952DA" w:rsidRPr="00CB392A">
        <w:t>formulario</w:t>
      </w:r>
      <w:r w:rsidR="004952DA" w:rsidRPr="004952DA">
        <w:t xml:space="preserve"> e imprime tu reporte</w:t>
      </w:r>
    </w:p>
    <w:p w14:paraId="471E7D77" w14:textId="71D48FB8" w:rsidR="00163C65" w:rsidRPr="00CB392A" w:rsidRDefault="0085767D">
      <w:pPr>
        <w:rPr>
          <w:rFonts w:ascii="Inter" w:hAnsi="Inter" w:cs="Arial"/>
          <w:lang w:val="es-ES"/>
        </w:rPr>
      </w:pPr>
      <w:r w:rsidRPr="00CB392A">
        <w:rPr>
          <w:rFonts w:ascii="Inter" w:hAnsi="Inter" w:cs="Arial"/>
          <w:lang w:val="es-ES"/>
        </w:rPr>
        <w:t>En este paso el técnico/agricultor/investigador llenara un formulario para poder imprimir el reporte con los resultados</w:t>
      </w:r>
      <w:r w:rsidR="004952DA" w:rsidRPr="00CB392A">
        <w:rPr>
          <w:rFonts w:ascii="Inter" w:hAnsi="Inter" w:cs="Arial"/>
          <w:lang w:val="es-ES"/>
        </w:rPr>
        <w:t>. Deberá completar</w:t>
      </w:r>
      <w:r w:rsidRPr="00CB392A">
        <w:rPr>
          <w:rFonts w:ascii="Inter" w:hAnsi="Inter" w:cs="Arial"/>
          <w:lang w:val="es-ES"/>
        </w:rPr>
        <w:t xml:space="preserve"> los siguientes datos: </w:t>
      </w:r>
    </w:p>
    <w:p w14:paraId="77C00722"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Nombre del productor </w:t>
      </w:r>
    </w:p>
    <w:p w14:paraId="1CDE9971"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Región </w:t>
      </w:r>
    </w:p>
    <w:p w14:paraId="22B141B8"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Provincia </w:t>
      </w:r>
    </w:p>
    <w:p w14:paraId="0532F621"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Distrito </w:t>
      </w:r>
    </w:p>
    <w:p w14:paraId="0F191201"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Tipo de intervención </w:t>
      </w:r>
    </w:p>
    <w:p w14:paraId="4FD464D0"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Tamaño de la finca (ha) </w:t>
      </w:r>
    </w:p>
    <w:p w14:paraId="222C5F19"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Tamaño de la parcela (ha)</w:t>
      </w:r>
    </w:p>
    <w:p w14:paraId="1B490C43"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Tipo de usuario </w:t>
      </w:r>
    </w:p>
    <w:p w14:paraId="5C68396F" w14:textId="7A88C963"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Identidad de g</w:t>
      </w:r>
      <w:r w:rsidR="004952DA" w:rsidRPr="00CB392A">
        <w:rPr>
          <w:rFonts w:ascii="Inter" w:hAnsi="Inter" w:cs="Arial"/>
          <w:lang w:val="es-ES"/>
        </w:rPr>
        <w:t>é</w:t>
      </w:r>
      <w:r w:rsidRPr="00CB392A">
        <w:rPr>
          <w:rFonts w:ascii="Inter" w:hAnsi="Inter" w:cs="Arial"/>
          <w:lang w:val="es-ES"/>
        </w:rPr>
        <w:t xml:space="preserve">nero </w:t>
      </w:r>
    </w:p>
    <w:p w14:paraId="25704206" w14:textId="77777777" w:rsidR="00163C65" w:rsidRPr="00CB392A" w:rsidRDefault="0085767D" w:rsidP="00E12196">
      <w:pPr>
        <w:pStyle w:val="Prrafodelista"/>
        <w:numPr>
          <w:ilvl w:val="0"/>
          <w:numId w:val="17"/>
        </w:numPr>
        <w:rPr>
          <w:rFonts w:ascii="Inter" w:hAnsi="Inter" w:cs="Arial"/>
          <w:lang w:val="es-ES"/>
        </w:rPr>
      </w:pPr>
      <w:r w:rsidRPr="00CB392A">
        <w:rPr>
          <w:rFonts w:ascii="Inter" w:hAnsi="Inter" w:cs="Arial"/>
          <w:lang w:val="es-ES"/>
        </w:rPr>
        <w:t xml:space="preserve">Edad del usuario </w:t>
      </w:r>
    </w:p>
    <w:p w14:paraId="5EA1ACD4" w14:textId="77777777" w:rsidR="00163C65" w:rsidRPr="0028133D" w:rsidRDefault="00163C65" w:rsidP="006C70D8">
      <w:pPr>
        <w:pStyle w:val="Descripcin"/>
      </w:pPr>
    </w:p>
    <w:p w14:paraId="7B703A3F" w14:textId="7EEFD39F" w:rsidR="00163C65" w:rsidRPr="0028133D" w:rsidRDefault="00EB1A32" w:rsidP="006C70D8">
      <w:pPr>
        <w:pStyle w:val="Descripcin"/>
        <w:rPr>
          <w:rFonts w:ascii="Arial" w:hAnsi="Arial" w:cs="Arial"/>
        </w:rPr>
      </w:pPr>
      <w:r>
        <w:t xml:space="preserve">Imagen </w:t>
      </w:r>
      <w:r w:rsidRPr="0028133D">
        <w:rPr>
          <w:rFonts w:ascii="Arial" w:hAnsi="Arial" w:cs="Arial"/>
          <w:noProof/>
        </w:rPr>
        <w:drawing>
          <wp:anchor distT="0" distB="0" distL="0" distR="0" simplePos="0" relativeHeight="14" behindDoc="0" locked="0" layoutInCell="0" allowOverlap="1" wp14:anchorId="52906208" wp14:editId="63CDBE4E">
            <wp:simplePos x="0" y="0"/>
            <wp:positionH relativeFrom="column">
              <wp:align>center</wp:align>
            </wp:positionH>
            <wp:positionV relativeFrom="paragraph">
              <wp:posOffset>635</wp:posOffset>
            </wp:positionV>
            <wp:extent cx="5731510" cy="2660650"/>
            <wp:effectExtent l="19050" t="19050" r="21590" b="25400"/>
            <wp:wrapSquare wrapText="largest"/>
            <wp:docPr id="12"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pic:cNvPicPr>
                      <a:picLocks noChangeAspect="1" noChangeArrowheads="1"/>
                    </pic:cNvPicPr>
                  </pic:nvPicPr>
                  <pic:blipFill>
                    <a:blip r:embed="rId24"/>
                    <a:stretch>
                      <a:fillRect/>
                    </a:stretch>
                  </pic:blipFill>
                  <pic:spPr bwMode="auto">
                    <a:xfrm>
                      <a:off x="0" y="0"/>
                      <a:ext cx="5731510" cy="2660650"/>
                    </a:xfrm>
                    <a:prstGeom prst="rect">
                      <a:avLst/>
                    </a:prstGeom>
                    <a:ln>
                      <a:solidFill>
                        <a:schemeClr val="tx1"/>
                      </a:solidFill>
                    </a:ln>
                  </pic:spPr>
                </pic:pic>
              </a:graphicData>
            </a:graphic>
          </wp:anchor>
        </w:drawing>
      </w:r>
      <w:r w:rsidR="00CB392A">
        <w:t>11</w:t>
      </w:r>
      <w:r>
        <w:t>: Formulario del paso 5</w:t>
      </w:r>
    </w:p>
    <w:p w14:paraId="1B777F0C" w14:textId="77777777" w:rsidR="00163C65" w:rsidRPr="0028133D" w:rsidRDefault="00163C65" w:rsidP="006C70D8">
      <w:pPr>
        <w:pStyle w:val="Descripcin"/>
      </w:pPr>
    </w:p>
    <w:p w14:paraId="5251A216" w14:textId="77777777" w:rsidR="00163C65" w:rsidRPr="00CB392A" w:rsidRDefault="00163C65" w:rsidP="006C70D8">
      <w:pPr>
        <w:pStyle w:val="Descripcin"/>
      </w:pPr>
    </w:p>
    <w:p w14:paraId="1A0F41FE" w14:textId="51B15BE8" w:rsidR="00163C65" w:rsidRPr="00CB392A" w:rsidRDefault="0085767D">
      <w:pPr>
        <w:rPr>
          <w:rFonts w:ascii="Inter" w:hAnsi="Inter" w:cs="Arial"/>
          <w:lang w:val="es-ES"/>
        </w:rPr>
      </w:pPr>
      <w:r w:rsidRPr="00CB392A">
        <w:rPr>
          <w:rFonts w:ascii="Inter" w:hAnsi="Inter" w:cs="Arial"/>
          <w:lang w:val="es-ES"/>
        </w:rPr>
        <w:t xml:space="preserve">Al dar clic en </w:t>
      </w:r>
      <w:r w:rsidR="00922789" w:rsidRPr="00CB392A">
        <w:rPr>
          <w:rFonts w:ascii="Inter" w:hAnsi="Inter" w:cs="Arial"/>
          <w:lang w:val="es-ES"/>
        </w:rPr>
        <w:t>I</w:t>
      </w:r>
      <w:r w:rsidRPr="00CB392A">
        <w:rPr>
          <w:rFonts w:ascii="Inter" w:hAnsi="Inter" w:cs="Arial"/>
          <w:lang w:val="es-ES"/>
        </w:rPr>
        <w:t xml:space="preserve">mprimir se descargará </w:t>
      </w:r>
      <w:r w:rsidR="00EB1A32" w:rsidRPr="00CB392A">
        <w:rPr>
          <w:rFonts w:ascii="Inter" w:hAnsi="Inter" w:cs="Arial"/>
          <w:lang w:val="es-ES"/>
        </w:rPr>
        <w:t>un</w:t>
      </w:r>
      <w:r w:rsidRPr="00CB392A">
        <w:rPr>
          <w:rFonts w:ascii="Inter" w:hAnsi="Inter" w:cs="Arial"/>
          <w:lang w:val="es-ES"/>
        </w:rPr>
        <w:t xml:space="preserve"> documento en formato </w:t>
      </w:r>
      <w:proofErr w:type="spellStart"/>
      <w:r w:rsidRPr="00CB392A">
        <w:rPr>
          <w:rFonts w:ascii="Inter" w:hAnsi="Inter" w:cs="Arial"/>
          <w:lang w:val="es-ES"/>
        </w:rPr>
        <w:t>pdf</w:t>
      </w:r>
      <w:proofErr w:type="spellEnd"/>
      <w:r w:rsidR="00EB1A32" w:rsidRPr="00CB392A">
        <w:rPr>
          <w:rFonts w:ascii="Inter" w:hAnsi="Inter" w:cs="Arial"/>
          <w:lang w:val="es-ES"/>
        </w:rPr>
        <w:t xml:space="preserve"> </w:t>
      </w:r>
      <w:r w:rsidRPr="00CB392A">
        <w:rPr>
          <w:rFonts w:ascii="Inter" w:hAnsi="Inter" w:cs="Arial"/>
          <w:lang w:val="es-ES"/>
        </w:rPr>
        <w:t xml:space="preserve">con toda la información añadida en pasos anteriores. </w:t>
      </w:r>
      <w:commentRangeStart w:id="128"/>
      <w:commentRangeStart w:id="129"/>
      <w:r w:rsidR="00394276" w:rsidRPr="00CB392A">
        <w:rPr>
          <w:rFonts w:ascii="Inter" w:hAnsi="Inter" w:cs="Arial"/>
          <w:lang w:val="es-ES"/>
        </w:rPr>
        <w:t xml:space="preserve">Este reporte les servirá para decidir qué especies colocar en </w:t>
      </w:r>
      <w:r w:rsidR="00D7331E" w:rsidRPr="00CB392A">
        <w:rPr>
          <w:rFonts w:ascii="Inter" w:hAnsi="Inter" w:cs="Arial"/>
          <w:lang w:val="es-ES"/>
        </w:rPr>
        <w:t xml:space="preserve">la parcela, pero al ser una guía, es modificable de acuerdo </w:t>
      </w:r>
      <w:r w:rsidR="00DF1EA8" w:rsidRPr="00CB392A">
        <w:rPr>
          <w:rFonts w:ascii="Inter" w:hAnsi="Inter" w:cs="Arial"/>
          <w:lang w:val="es-ES"/>
        </w:rPr>
        <w:t>con</w:t>
      </w:r>
      <w:r w:rsidR="00D7331E" w:rsidRPr="00CB392A">
        <w:rPr>
          <w:rFonts w:ascii="Inter" w:hAnsi="Inter" w:cs="Arial"/>
          <w:lang w:val="es-ES"/>
        </w:rPr>
        <w:t xml:space="preserve"> la experiencia en campo</w:t>
      </w:r>
      <w:r w:rsidR="00CB108C" w:rsidRPr="00CB392A">
        <w:rPr>
          <w:rFonts w:ascii="Inter" w:hAnsi="Inter" w:cs="Arial"/>
          <w:lang w:val="es-ES"/>
        </w:rPr>
        <w:t xml:space="preserve">. </w:t>
      </w:r>
      <w:r w:rsidR="00D7331E" w:rsidRPr="00CB392A">
        <w:rPr>
          <w:rFonts w:ascii="Inter" w:hAnsi="Inter" w:cs="Arial"/>
          <w:lang w:val="es-ES"/>
        </w:rPr>
        <w:t xml:space="preserve"> </w:t>
      </w:r>
      <w:commentRangeEnd w:id="128"/>
      <w:r w:rsidR="00CB108C" w:rsidRPr="00CB392A">
        <w:rPr>
          <w:rStyle w:val="Refdecomentario"/>
          <w:rFonts w:ascii="Inter" w:hAnsi="Inter" w:cs="Times New Roman"/>
          <w:sz w:val="22"/>
          <w:lang w:eastAsia="x-none"/>
        </w:rPr>
        <w:commentReference w:id="128"/>
      </w:r>
      <w:commentRangeEnd w:id="129"/>
      <w:r w:rsidR="00A66FF9">
        <w:rPr>
          <w:rStyle w:val="Refdecomentario"/>
          <w:rFonts w:cs="Times New Roman"/>
          <w:szCs w:val="24"/>
          <w:lang w:eastAsia="x-none"/>
        </w:rPr>
        <w:commentReference w:id="129"/>
      </w:r>
    </w:p>
    <w:p w14:paraId="08502B56" w14:textId="77777777" w:rsidR="00EB1A32" w:rsidRPr="0028133D" w:rsidRDefault="00EB1A32">
      <w:pPr>
        <w:rPr>
          <w:rFonts w:ascii="Arial" w:hAnsi="Arial" w:cs="Arial"/>
          <w:lang w:val="es-ES"/>
        </w:rPr>
      </w:pPr>
    </w:p>
    <w:p w14:paraId="566377C0" w14:textId="77777777" w:rsidR="00163C65" w:rsidRPr="0028133D" w:rsidRDefault="0085767D">
      <w:pPr>
        <w:rPr>
          <w:rFonts w:ascii="Arial" w:hAnsi="Arial" w:cs="Arial"/>
          <w:lang w:val="es-ES"/>
        </w:rPr>
      </w:pPr>
      <w:r w:rsidRPr="0028133D">
        <w:rPr>
          <w:rFonts w:ascii="Arial" w:hAnsi="Arial" w:cs="Arial"/>
          <w:noProof/>
        </w:rPr>
        <w:drawing>
          <wp:inline distT="0" distB="0" distL="0" distR="0" wp14:anchorId="106F0BCB" wp14:editId="0F241D8D">
            <wp:extent cx="5612130" cy="30702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25"/>
                    <a:stretch>
                      <a:fillRect/>
                    </a:stretch>
                  </pic:blipFill>
                  <pic:spPr bwMode="auto">
                    <a:xfrm>
                      <a:off x="0" y="0"/>
                      <a:ext cx="5612130" cy="3070225"/>
                    </a:xfrm>
                    <a:prstGeom prst="rect">
                      <a:avLst/>
                    </a:prstGeom>
                  </pic:spPr>
                </pic:pic>
              </a:graphicData>
            </a:graphic>
          </wp:inline>
        </w:drawing>
      </w:r>
      <w:r w:rsidRPr="0028133D">
        <w:rPr>
          <w:rFonts w:ascii="Arial" w:hAnsi="Arial" w:cs="Arial"/>
          <w:lang w:val="es-ES"/>
        </w:rPr>
        <w:t xml:space="preserve"> </w:t>
      </w:r>
    </w:p>
    <w:p w14:paraId="40F5EFB8" w14:textId="6B1401A7" w:rsidR="00163C65" w:rsidRPr="0028133D" w:rsidRDefault="0085767D" w:rsidP="006C70D8">
      <w:pPr>
        <w:pStyle w:val="Descripcin"/>
        <w:rPr>
          <w:sz w:val="24"/>
          <w:szCs w:val="24"/>
          <w:lang w:val="es-ES"/>
        </w:rPr>
      </w:pPr>
      <w:r w:rsidRPr="0028133D">
        <w:t xml:space="preserve">Imagen </w:t>
      </w:r>
      <w:r w:rsidR="00CB392A">
        <w:t>12</w:t>
      </w:r>
      <w:r w:rsidR="00EB1A32">
        <w:t xml:space="preserve">: Reporte en </w:t>
      </w:r>
      <w:proofErr w:type="spellStart"/>
      <w:r w:rsidR="00EB1A32">
        <w:t>pdf</w:t>
      </w:r>
      <w:proofErr w:type="spellEnd"/>
      <w:r w:rsidR="00EB1A32">
        <w:t xml:space="preserve"> de la herramienta</w:t>
      </w:r>
    </w:p>
    <w:p w14:paraId="35FA400F" w14:textId="77777777" w:rsidR="00163C65" w:rsidRPr="00CB392A" w:rsidRDefault="00163C65">
      <w:pPr>
        <w:rPr>
          <w:rStyle w:val="Textoennegrita"/>
          <w:rFonts w:ascii="Arial" w:hAnsi="Arial" w:cs="Arial"/>
          <w:b w:val="0"/>
          <w:sz w:val="24"/>
          <w:szCs w:val="24"/>
          <w:lang w:val="es-ES"/>
        </w:rPr>
      </w:pPr>
    </w:p>
    <w:p w14:paraId="5C784D99" w14:textId="77777777" w:rsidR="00163C65" w:rsidRPr="0028133D" w:rsidRDefault="00163C65">
      <w:pPr>
        <w:rPr>
          <w:rStyle w:val="Textoennegrita"/>
          <w:rFonts w:ascii="Arial" w:hAnsi="Arial" w:cs="Arial"/>
          <w:lang w:val="es-ES"/>
        </w:rPr>
      </w:pPr>
    </w:p>
    <w:sectPr w:rsidR="00163C65" w:rsidRPr="0028133D">
      <w:headerReference w:type="default" r:id="rId26"/>
      <w:footerReference w:type="default" r:id="rId27"/>
      <w:pgSz w:w="11906" w:h="16838"/>
      <w:pgMar w:top="1440" w:right="1440" w:bottom="1440" w:left="1440" w:header="709" w:footer="709"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Visscher, Alejandra (ICRAF)" w:date="2023-09-21T10:49:00Z" w:initials="AV">
    <w:p w14:paraId="14A22750" w14:textId="77777777" w:rsidR="00DD0138" w:rsidRDefault="00DD0138" w:rsidP="009F0FF5">
      <w:pPr>
        <w:pStyle w:val="Textocomentario"/>
      </w:pPr>
      <w:r>
        <w:rPr>
          <w:rStyle w:val="Refdecomentario"/>
        </w:rPr>
        <w:annotationRef/>
      </w:r>
      <w:r>
        <w:rPr>
          <w:lang w:val="es-419"/>
        </w:rPr>
        <w:t>No lo pondría así pues puede confundir</w:t>
      </w:r>
    </w:p>
  </w:comment>
  <w:comment w:id="12" w:author="Visscher, Alejandra (ICRAF)" w:date="2023-09-21T10:55:00Z" w:initials="AV">
    <w:p w14:paraId="683A008D" w14:textId="77777777" w:rsidR="001921C0" w:rsidRDefault="001921C0" w:rsidP="009F0FF5">
      <w:pPr>
        <w:pStyle w:val="Textocomentario"/>
      </w:pPr>
      <w:r>
        <w:rPr>
          <w:rStyle w:val="Refdecomentario"/>
        </w:rPr>
        <w:annotationRef/>
      </w:r>
      <w:r>
        <w:rPr>
          <w:lang w:val="es-419"/>
        </w:rPr>
        <w:t>Sugiero poner como título: Manual de uso de la Herramienta ÁrbolSAF</w:t>
      </w:r>
    </w:p>
  </w:comment>
  <w:comment w:id="15" w:author="Visscher, Alejandra (ICRAF)" w:date="2023-09-21T10:55:00Z" w:initials="AV">
    <w:p w14:paraId="5251E57F" w14:textId="77777777" w:rsidR="001921C0" w:rsidRDefault="001921C0" w:rsidP="009F0FF5">
      <w:pPr>
        <w:pStyle w:val="Textocomentario"/>
        <w:rPr>
          <w:lang w:val="es-419"/>
        </w:rPr>
      </w:pPr>
      <w:r>
        <w:rPr>
          <w:rStyle w:val="Refdecomentario"/>
        </w:rPr>
        <w:annotationRef/>
      </w:r>
      <w:proofErr w:type="gramStart"/>
      <w:r>
        <w:rPr>
          <w:lang w:val="es-419"/>
        </w:rPr>
        <w:t>A qué nos referimos con esa numeración?</w:t>
      </w:r>
      <w:proofErr w:type="gramEnd"/>
    </w:p>
    <w:p w14:paraId="27A42ECD" w14:textId="77777777" w:rsidR="002F0DB2" w:rsidRDefault="002F0DB2" w:rsidP="009F0FF5">
      <w:pPr>
        <w:pStyle w:val="Textocomentario"/>
        <w:rPr>
          <w:lang w:val="es-419"/>
        </w:rPr>
      </w:pPr>
    </w:p>
    <w:p w14:paraId="34F8F0B6" w14:textId="7D9BEFEF" w:rsidR="002F0DB2" w:rsidRDefault="002F0DB2" w:rsidP="009F0FF5">
      <w:pPr>
        <w:pStyle w:val="Textocomentario"/>
      </w:pPr>
      <w:r>
        <w:rPr>
          <w:lang w:val="es-419"/>
        </w:rPr>
        <w:t xml:space="preserve">GCR: Estoy consultando para esto de la versión por ahora dejarlo así. </w:t>
      </w:r>
    </w:p>
  </w:comment>
  <w:comment w:id="20" w:author="Visscher, Alejandra (ICRAF)" w:date="2023-09-21T10:56:00Z" w:initials="AV">
    <w:p w14:paraId="4CCFDAC8" w14:textId="77777777" w:rsidR="009029A8" w:rsidRDefault="009029A8" w:rsidP="009F0FF5">
      <w:pPr>
        <w:pStyle w:val="Textocomentario"/>
      </w:pPr>
      <w:r>
        <w:rPr>
          <w:rStyle w:val="Refdecomentario"/>
        </w:rPr>
        <w:annotationRef/>
      </w:r>
      <w:proofErr w:type="gramStart"/>
      <w:r>
        <w:rPr>
          <w:lang w:val="es-419"/>
        </w:rPr>
        <w:t>Por qué julio si la estamos lanzando en setiembre u octubre?</w:t>
      </w:r>
      <w:proofErr w:type="gramEnd"/>
    </w:p>
  </w:comment>
  <w:comment w:id="23" w:author="Visscher, Alejandra (ICRAF)" w:date="2023-09-21T11:00:00Z" w:initials="AV">
    <w:p w14:paraId="746B5C87" w14:textId="77777777" w:rsidR="002A0629" w:rsidRDefault="002A0629" w:rsidP="009F0FF5">
      <w:pPr>
        <w:pStyle w:val="Textocomentario"/>
      </w:pPr>
      <w:r>
        <w:rPr>
          <w:rStyle w:val="Refdecomentario"/>
        </w:rPr>
        <w:annotationRef/>
      </w:r>
      <w:r>
        <w:rPr>
          <w:lang w:val="es-419"/>
        </w:rPr>
        <w:t>Esto se quitará el final, no?</w:t>
      </w:r>
    </w:p>
  </w:comment>
  <w:comment w:id="24" w:author="Ernesto" w:date="2023-10-06T02:07:00Z" w:initials="E">
    <w:p w14:paraId="4387E4EE" w14:textId="7DC2E021" w:rsidR="009F0FF5" w:rsidRDefault="009F0FF5" w:rsidP="009F0FF5">
      <w:pPr>
        <w:pStyle w:val="Textocomentario"/>
      </w:pPr>
      <w:r>
        <w:rPr>
          <w:rStyle w:val="Refdecomentario"/>
        </w:rPr>
        <w:annotationRef/>
      </w:r>
      <w:r>
        <w:t>Como prefieran, aunque pienso que es buena practica tener un control de versiones del documento</w:t>
      </w:r>
    </w:p>
  </w:comment>
  <w:comment w:id="63" w:author="Visscher, Alejandra (ICRAF)" w:date="2023-09-21T11:24:00Z" w:initials="AV">
    <w:p w14:paraId="68337BCC" w14:textId="77777777" w:rsidR="00AA3E82" w:rsidRDefault="00AA3E82" w:rsidP="009F0FF5">
      <w:pPr>
        <w:pStyle w:val="Textocomentario"/>
        <w:rPr>
          <w:lang w:val="es-419"/>
        </w:rPr>
      </w:pPr>
      <w:r>
        <w:rPr>
          <w:rStyle w:val="Refdecomentario"/>
        </w:rPr>
        <w:annotationRef/>
      </w:r>
      <w:proofErr w:type="gramStart"/>
      <w:r>
        <w:rPr>
          <w:lang w:val="es-419"/>
        </w:rPr>
        <w:t>Está bien llamarle funciones?</w:t>
      </w:r>
      <w:proofErr w:type="gramEnd"/>
      <w:r>
        <w:rPr>
          <w:lang w:val="es-419"/>
        </w:rPr>
        <w:t xml:space="preserve"> Antes figuraba características</w:t>
      </w:r>
    </w:p>
    <w:p w14:paraId="2F1EB220" w14:textId="71BA6B56" w:rsidR="002F0DB2" w:rsidRDefault="002F0DB2" w:rsidP="009F0FF5">
      <w:pPr>
        <w:pStyle w:val="Textocomentario"/>
      </w:pPr>
      <w:r>
        <w:rPr>
          <w:lang w:val="es-419"/>
        </w:rPr>
        <w:t>GCR: mejor ponemos lo mismo que está en la pregunta. Productos o servicios ambientales</w:t>
      </w:r>
    </w:p>
  </w:comment>
  <w:comment w:id="68" w:author="Visscher, Alejandra (ICRAF)" w:date="2023-09-21T11:25:00Z" w:initials="AV">
    <w:p w14:paraId="4EC123E4" w14:textId="77777777" w:rsidR="00735F3C" w:rsidRDefault="00735F3C" w:rsidP="009F0FF5">
      <w:pPr>
        <w:pStyle w:val="Textocomentario"/>
      </w:pPr>
      <w:r>
        <w:rPr>
          <w:rStyle w:val="Refdecomentario"/>
        </w:rPr>
        <w:annotationRef/>
      </w:r>
      <w:r>
        <w:rPr>
          <w:lang w:val="es-419"/>
        </w:rPr>
        <w:t>Deberíamos usar el mismo término que figura en el párrafo anterior</w:t>
      </w:r>
    </w:p>
  </w:comment>
  <w:comment w:id="72" w:author="Carreno, Geovana (ICRAF)" w:date="2023-09-27T09:46:00Z" w:initials="CG(">
    <w:p w14:paraId="0B63AEDF" w14:textId="0462769A" w:rsidR="002F0DB2" w:rsidRDefault="002F0DB2" w:rsidP="009F0FF5">
      <w:pPr>
        <w:pStyle w:val="Textocomentario"/>
      </w:pPr>
      <w:r>
        <w:rPr>
          <w:rStyle w:val="Refdecomentario"/>
        </w:rPr>
        <w:annotationRef/>
      </w:r>
      <w:r>
        <w:t>De los productos o servicial ambientales</w:t>
      </w:r>
    </w:p>
  </w:comment>
  <w:comment w:id="76" w:author="Carreno, Geovana (ICRAF)" w:date="2023-09-27T09:46:00Z" w:initials="CG(">
    <w:p w14:paraId="506CA5CC" w14:textId="576019D4" w:rsidR="002F0DB2" w:rsidRDefault="002F0DB2" w:rsidP="009F0FF5">
      <w:pPr>
        <w:pStyle w:val="Textocomentario"/>
      </w:pPr>
      <w:r>
        <w:rPr>
          <w:rStyle w:val="Refdecomentario"/>
        </w:rPr>
        <w:annotationRef/>
      </w:r>
      <w:r>
        <w:t xml:space="preserve">La explicación de esto se encuentra en…dar la pestaña de la metodología. </w:t>
      </w:r>
    </w:p>
  </w:comment>
  <w:comment w:id="77" w:author="Ernesto" w:date="2023-10-06T02:09:00Z" w:initials="E">
    <w:p w14:paraId="762FB917" w14:textId="136D71DD" w:rsidR="009F0FF5" w:rsidRDefault="009F0FF5" w:rsidP="009F0FF5">
      <w:pPr>
        <w:pStyle w:val="Textocomentario"/>
      </w:pPr>
      <w:r>
        <w:rPr>
          <w:rStyle w:val="Refdecomentario"/>
        </w:rPr>
        <w:annotationRef/>
      </w:r>
      <w:r>
        <w:t>Explicar mejor</w:t>
      </w:r>
    </w:p>
  </w:comment>
  <w:comment w:id="94" w:author="Visscher, Alejandra (ICRAF)" w:date="2023-09-21T11:35:00Z" w:initials="AV">
    <w:p w14:paraId="47A5F734" w14:textId="77777777" w:rsidR="004F5583" w:rsidRDefault="004F5583" w:rsidP="009F0FF5">
      <w:pPr>
        <w:pStyle w:val="Textocomentario"/>
      </w:pPr>
      <w:r>
        <w:rPr>
          <w:rStyle w:val="Refdecomentario"/>
        </w:rPr>
        <w:annotationRef/>
      </w:r>
      <w:r>
        <w:rPr>
          <w:lang w:val="es-419"/>
        </w:rPr>
        <w:t>Debemos usar el mismo término que se usa en el primer y segundo párrafos.</w:t>
      </w:r>
    </w:p>
  </w:comment>
  <w:comment w:id="96" w:author="Visscher, Alejandra (ICRAF)" w:date="2023-09-21T11:36:00Z" w:initials="AV">
    <w:p w14:paraId="0428A6D3" w14:textId="77777777" w:rsidR="00BF1A34" w:rsidRDefault="00BF1A34" w:rsidP="009F0FF5">
      <w:pPr>
        <w:pStyle w:val="Textocomentario"/>
      </w:pPr>
      <w:r>
        <w:rPr>
          <w:rStyle w:val="Refdecomentario"/>
        </w:rPr>
        <w:annotationRef/>
      </w:r>
      <w:r>
        <w:rPr>
          <w:lang w:val="es-419"/>
        </w:rPr>
        <w:t xml:space="preserve">Se podría explicar qué los lleva a Deseleccionar una especie? </w:t>
      </w:r>
    </w:p>
  </w:comment>
  <w:comment w:id="97" w:author="Ernesto" w:date="2023-10-06T02:10:00Z" w:initials="E">
    <w:p w14:paraId="219170E5" w14:textId="1680FA8D" w:rsidR="009F0FF5" w:rsidRDefault="009F0FF5" w:rsidP="009F0FF5">
      <w:pPr>
        <w:pStyle w:val="Textocomentario"/>
      </w:pPr>
      <w:r>
        <w:rPr>
          <w:rStyle w:val="Refdecomentario"/>
        </w:rPr>
        <w:annotationRef/>
      </w:r>
      <w:r>
        <w:t>Pudieran explicar ustedes esta parte. ¿Qué puede llevar a deseleccionar una especie?</w:t>
      </w:r>
    </w:p>
  </w:comment>
  <w:comment w:id="103" w:author="Visscher, Alejandra (ICRAF)" w:date="2023-09-21T11:54:00Z" w:initials="AV">
    <w:p w14:paraId="254C3156" w14:textId="77777777" w:rsidR="00C024AC" w:rsidRDefault="00C024AC" w:rsidP="009F0FF5">
      <w:pPr>
        <w:pStyle w:val="Textocomentario"/>
      </w:pPr>
      <w:r>
        <w:rPr>
          <w:rStyle w:val="Refdecomentario"/>
        </w:rPr>
        <w:annotationRef/>
      </w:r>
      <w:proofErr w:type="gramStart"/>
      <w:r>
        <w:rPr>
          <w:lang w:val="es-419"/>
        </w:rPr>
        <w:t>Podríamos agregar a qué nos referimos?</w:t>
      </w:r>
      <w:proofErr w:type="gramEnd"/>
    </w:p>
  </w:comment>
  <w:comment w:id="104" w:author="Ernesto" w:date="2023-10-06T02:11:00Z" w:initials="E">
    <w:p w14:paraId="2B7AD6FF" w14:textId="02CD5671" w:rsidR="009F0FF5" w:rsidRDefault="009F0FF5">
      <w:pPr>
        <w:pStyle w:val="Textocomentario"/>
      </w:pPr>
      <w:r>
        <w:rPr>
          <w:rStyle w:val="Refdecomentario"/>
        </w:rPr>
        <w:annotationRef/>
      </w:r>
      <w:r>
        <w:t xml:space="preserve">Si consideran que lleva otra explicación les agradecería que me </w:t>
      </w:r>
      <w:proofErr w:type="spellStart"/>
      <w:r>
        <w:t>apollaran</w:t>
      </w:r>
      <w:proofErr w:type="spellEnd"/>
      <w:r>
        <w:t xml:space="preserve"> con estas </w:t>
      </w:r>
      <w:proofErr w:type="spellStart"/>
      <w:r>
        <w:t>explicacoiones</w:t>
      </w:r>
      <w:proofErr w:type="spellEnd"/>
    </w:p>
  </w:comment>
  <w:comment w:id="125" w:author="Visscher, Alejandra (ICRAF)" w:date="2023-09-21T12:22:00Z" w:initials="AV">
    <w:p w14:paraId="06F76AFC" w14:textId="77777777" w:rsidR="00C02E6F" w:rsidRDefault="00C02E6F" w:rsidP="009F0FF5">
      <w:pPr>
        <w:pStyle w:val="Textocomentario"/>
      </w:pPr>
      <w:r>
        <w:rPr>
          <w:rStyle w:val="Refdecomentario"/>
        </w:rPr>
        <w:annotationRef/>
      </w:r>
      <w:proofErr w:type="gramStart"/>
      <w:r>
        <w:rPr>
          <w:lang w:val="es-419"/>
        </w:rPr>
        <w:t>En general los técnicos, agricultores, investigadores sabrán de qué manera esas características influyen en dónde se debe colocar cada especie?</w:t>
      </w:r>
      <w:proofErr w:type="gramEnd"/>
      <w:r>
        <w:rPr>
          <w:lang w:val="es-419"/>
        </w:rPr>
        <w:t xml:space="preserve"> Si no es así podríamos explicarlo.</w:t>
      </w:r>
    </w:p>
  </w:comment>
  <w:comment w:id="126" w:author="Ernesto" w:date="2023-10-06T02:12:00Z" w:initials="E">
    <w:p w14:paraId="63B4BB2F" w14:textId="6287FE50" w:rsidR="00A66FF9" w:rsidRDefault="00A66FF9">
      <w:pPr>
        <w:pStyle w:val="Textocomentario"/>
      </w:pPr>
      <w:r>
        <w:rPr>
          <w:rStyle w:val="Refdecomentario"/>
        </w:rPr>
        <w:annotationRef/>
      </w:r>
      <w:r>
        <w:t>Ap</w:t>
      </w:r>
      <w:r w:rsidR="001D4E58">
        <w:t>óy</w:t>
      </w:r>
      <w:r>
        <w:t>enme con esta explicación, pues no sé del tema</w:t>
      </w:r>
    </w:p>
  </w:comment>
  <w:comment w:id="128" w:author="Visscher, Alejandra (ICRAF)" w:date="2023-09-21T12:30:00Z" w:initials="AV">
    <w:p w14:paraId="30E5D25E" w14:textId="77777777" w:rsidR="00CB108C" w:rsidRDefault="00CB108C" w:rsidP="009F0FF5">
      <w:pPr>
        <w:pStyle w:val="Textocomentario"/>
      </w:pPr>
      <w:r>
        <w:rPr>
          <w:rStyle w:val="Refdecomentario"/>
        </w:rPr>
        <w:annotationRef/>
      </w:r>
      <w:proofErr w:type="gramStart"/>
      <w:r>
        <w:rPr>
          <w:lang w:val="es-419"/>
        </w:rPr>
        <w:t>Podemos dar un cierre tipo este texto?</w:t>
      </w:r>
      <w:proofErr w:type="gramEnd"/>
    </w:p>
  </w:comment>
  <w:comment w:id="129" w:author="Ernesto" w:date="2023-10-06T02:13:00Z" w:initials="E">
    <w:p w14:paraId="687DD2B1" w14:textId="584BA6F9" w:rsidR="00A66FF9" w:rsidRDefault="00A66FF9">
      <w:pPr>
        <w:pStyle w:val="Textocomentario"/>
      </w:pPr>
      <w:r>
        <w:rPr>
          <w:rStyle w:val="Refdecomentario"/>
        </w:rPr>
        <w:annotationRef/>
      </w:r>
      <w:proofErr w:type="gramStart"/>
      <w:r>
        <w:t>Pudieran apoyarme con esa explicación?</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A22750" w15:done="0"/>
  <w15:commentEx w15:paraId="683A008D" w15:done="1"/>
  <w15:commentEx w15:paraId="34F8F0B6" w15:done="1"/>
  <w15:commentEx w15:paraId="4CCFDAC8" w15:done="1"/>
  <w15:commentEx w15:paraId="746B5C87" w15:done="0"/>
  <w15:commentEx w15:paraId="4387E4EE" w15:paraIdParent="746B5C87" w15:done="0"/>
  <w15:commentEx w15:paraId="2F1EB220" w15:done="0"/>
  <w15:commentEx w15:paraId="4EC123E4" w15:done="1"/>
  <w15:commentEx w15:paraId="0B63AEDF" w15:done="1"/>
  <w15:commentEx w15:paraId="506CA5CC" w15:done="0"/>
  <w15:commentEx w15:paraId="762FB917" w15:paraIdParent="506CA5CC" w15:done="0"/>
  <w15:commentEx w15:paraId="47A5F734" w15:done="0"/>
  <w15:commentEx w15:paraId="0428A6D3" w15:done="0"/>
  <w15:commentEx w15:paraId="219170E5" w15:paraIdParent="0428A6D3" w15:done="0"/>
  <w15:commentEx w15:paraId="254C3156" w15:done="0"/>
  <w15:commentEx w15:paraId="2B7AD6FF" w15:paraIdParent="254C3156" w15:done="0"/>
  <w15:commentEx w15:paraId="06F76AFC" w15:done="0"/>
  <w15:commentEx w15:paraId="63B4BB2F" w15:paraIdParent="06F76AFC" w15:done="0"/>
  <w15:commentEx w15:paraId="30E5D25E" w15:done="0"/>
  <w15:commentEx w15:paraId="687DD2B1" w15:paraIdParent="30E5D2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69E47" w16cex:dateUtc="2023-09-21T15:49:00Z"/>
  <w16cex:commentExtensible w16cex:durableId="28B69F8E" w16cex:dateUtc="2023-09-21T15:55:00Z"/>
  <w16cex:commentExtensible w16cex:durableId="28B69FA2" w16cex:dateUtc="2023-09-21T15:55:00Z"/>
  <w16cex:commentExtensible w16cex:durableId="28B69FDD" w16cex:dateUtc="2023-09-21T15:56:00Z"/>
  <w16cex:commentExtensible w16cex:durableId="28B6A0BD" w16cex:dateUtc="2023-09-21T16:00:00Z"/>
  <w16cex:commentExtensible w16cex:durableId="28C9EA51" w16cex:dateUtc="2023-10-06T07:07:00Z"/>
  <w16cex:commentExtensible w16cex:durableId="28B6A681" w16cex:dateUtc="2023-09-21T16:24:00Z"/>
  <w16cex:commentExtensible w16cex:durableId="28B6A6A2" w16cex:dateUtc="2023-09-21T16:25:00Z"/>
  <w16cex:commentExtensible w16cex:durableId="28BE7875" w16cex:dateUtc="2023-09-27T13:46:00Z"/>
  <w16cex:commentExtensible w16cex:durableId="28BE788D" w16cex:dateUtc="2023-09-27T13:46:00Z"/>
  <w16cex:commentExtensible w16cex:durableId="28C9EAE7" w16cex:dateUtc="2023-10-06T07:09:00Z"/>
  <w16cex:commentExtensible w16cex:durableId="28B6A8F5" w16cex:dateUtc="2023-09-21T16:35:00Z"/>
  <w16cex:commentExtensible w16cex:durableId="28B6A959" w16cex:dateUtc="2023-09-21T16:36:00Z"/>
  <w16cex:commentExtensible w16cex:durableId="28C9EB03" w16cex:dateUtc="2023-10-06T07:10:00Z"/>
  <w16cex:commentExtensible w16cex:durableId="28B6ADE5" w16cex:dateUtc="2023-09-21T16:54:00Z"/>
  <w16cex:commentExtensible w16cex:durableId="28C9EB36" w16cex:dateUtc="2023-10-06T07:11:00Z"/>
  <w16cex:commentExtensible w16cex:durableId="28B6B3FC" w16cex:dateUtc="2023-09-21T17:22:00Z"/>
  <w16cex:commentExtensible w16cex:durableId="28C9EB8F" w16cex:dateUtc="2023-10-06T07:12:00Z"/>
  <w16cex:commentExtensible w16cex:durableId="28B6B5D3" w16cex:dateUtc="2023-09-21T17:30:00Z"/>
  <w16cex:commentExtensible w16cex:durableId="28C9EBB4" w16cex:dateUtc="2023-10-06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A22750" w16cid:durableId="28B69E47"/>
  <w16cid:commentId w16cid:paraId="683A008D" w16cid:durableId="28B69F8E"/>
  <w16cid:commentId w16cid:paraId="34F8F0B6" w16cid:durableId="28B69FA2"/>
  <w16cid:commentId w16cid:paraId="4CCFDAC8" w16cid:durableId="28B69FDD"/>
  <w16cid:commentId w16cid:paraId="746B5C87" w16cid:durableId="28B6A0BD"/>
  <w16cid:commentId w16cid:paraId="4387E4EE" w16cid:durableId="28C9EA51"/>
  <w16cid:commentId w16cid:paraId="2F1EB220" w16cid:durableId="28B6A681"/>
  <w16cid:commentId w16cid:paraId="4EC123E4" w16cid:durableId="28B6A6A2"/>
  <w16cid:commentId w16cid:paraId="0B63AEDF" w16cid:durableId="28BE7875"/>
  <w16cid:commentId w16cid:paraId="506CA5CC" w16cid:durableId="28BE788D"/>
  <w16cid:commentId w16cid:paraId="762FB917" w16cid:durableId="28C9EAE7"/>
  <w16cid:commentId w16cid:paraId="47A5F734" w16cid:durableId="28B6A8F5"/>
  <w16cid:commentId w16cid:paraId="0428A6D3" w16cid:durableId="28B6A959"/>
  <w16cid:commentId w16cid:paraId="219170E5" w16cid:durableId="28C9EB03"/>
  <w16cid:commentId w16cid:paraId="254C3156" w16cid:durableId="28B6ADE5"/>
  <w16cid:commentId w16cid:paraId="2B7AD6FF" w16cid:durableId="28C9EB36"/>
  <w16cid:commentId w16cid:paraId="06F76AFC" w16cid:durableId="28B6B3FC"/>
  <w16cid:commentId w16cid:paraId="63B4BB2F" w16cid:durableId="28C9EB8F"/>
  <w16cid:commentId w16cid:paraId="30E5D25E" w16cid:durableId="28B6B5D3"/>
  <w16cid:commentId w16cid:paraId="687DD2B1" w16cid:durableId="28C9EB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99779" w14:textId="77777777" w:rsidR="00052BC9" w:rsidRDefault="00052BC9">
      <w:pPr>
        <w:spacing w:before="0"/>
      </w:pPr>
      <w:r>
        <w:separator/>
      </w:r>
    </w:p>
  </w:endnote>
  <w:endnote w:type="continuationSeparator" w:id="0">
    <w:p w14:paraId="0AB53053" w14:textId="77777777" w:rsidR="00052BC9" w:rsidRDefault="00052B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omine">
    <w:altName w:val="Cambria"/>
    <w:charset w:val="00"/>
    <w:family w:val="roman"/>
    <w:pitch w:val="variable"/>
    <w:sig w:usb0="A00000BF" w:usb1="4000005B" w:usb2="00000000" w:usb3="00000000" w:csb0="00000093" w:csb1="00000000"/>
  </w:font>
  <w:font w:name="Liberation Serif">
    <w:altName w:val="Times New Roman"/>
    <w:charset w:val="01"/>
    <w:family w:val="swiss"/>
    <w:pitch w:val="variable"/>
  </w:font>
  <w:font w:name="DejaVu Sans">
    <w:altName w:val="Verdan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OpenSymbol">
    <w:altName w:val="Calibri"/>
    <w:charset w:val="01"/>
    <w:family w:val="auto"/>
    <w:pitch w:val="default"/>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Inter">
    <w:altName w:val="Calibri"/>
    <w:charset w:val="00"/>
    <w:family w:val="auto"/>
    <w:pitch w:val="variable"/>
    <w:sig w:usb0="E00002FF" w:usb1="1200A1FF" w:usb2="00000001" w:usb3="00000000" w:csb0="0000019F" w:csb1="00000000"/>
  </w:font>
  <w:font w:name="Domine Bold">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5736383"/>
      <w:docPartObj>
        <w:docPartGallery w:val="Page Numbers (Bottom of Page)"/>
        <w:docPartUnique/>
      </w:docPartObj>
    </w:sdtPr>
    <w:sdtEndPr>
      <w:rPr>
        <w:noProof/>
      </w:rPr>
    </w:sdtEndPr>
    <w:sdtContent>
      <w:p w14:paraId="364DEDA7" w14:textId="3F566262" w:rsidR="00F0757F" w:rsidRDefault="00F0757F">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18A2CFD1" w14:textId="77777777" w:rsidR="00163C65" w:rsidRPr="00F0757F" w:rsidRDefault="00163C65" w:rsidP="00F075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164E1" w14:textId="77777777" w:rsidR="00052BC9" w:rsidRDefault="00052BC9">
      <w:pPr>
        <w:spacing w:before="0"/>
      </w:pPr>
      <w:r>
        <w:separator/>
      </w:r>
    </w:p>
  </w:footnote>
  <w:footnote w:type="continuationSeparator" w:id="0">
    <w:p w14:paraId="73536C63" w14:textId="77777777" w:rsidR="00052BC9" w:rsidRDefault="00052BC9">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77C8D" w14:textId="77777777" w:rsidR="00163C65" w:rsidRDefault="0085767D">
    <w:pPr>
      <w:pStyle w:val="Encabezado"/>
      <w:tabs>
        <w:tab w:val="clear" w:pos="4703"/>
        <w:tab w:val="clear" w:pos="9406"/>
        <w:tab w:val="right" w:pos="8250"/>
      </w:tabs>
      <w:rPr>
        <w:sz w:val="18"/>
        <w:szCs w:val="18"/>
      </w:rPr>
    </w:pPr>
    <w:r>
      <w:rPr>
        <w:sz w:val="18"/>
        <w:szCs w:val="18"/>
      </w:rPr>
      <w:t>CUSAF</w:t>
    </w:r>
    <w:r>
      <w:rPr>
        <w:sz w:val="18"/>
        <w:szCs w:val="18"/>
      </w:rPr>
      <w:tab/>
    </w:r>
  </w:p>
  <w:p w14:paraId="1B322975" w14:textId="77777777" w:rsidR="00163C65" w:rsidRDefault="0085767D">
    <w:pPr>
      <w:pStyle w:val="Encabezado"/>
      <w:pBdr>
        <w:bottom w:val="single" w:sz="4" w:space="1" w:color="000000"/>
      </w:pBdr>
      <w:tabs>
        <w:tab w:val="clear" w:pos="4703"/>
        <w:tab w:val="clear" w:pos="9406"/>
        <w:tab w:val="right" w:pos="8250"/>
      </w:tabs>
      <w:jc w:val="left"/>
      <w:rPr>
        <w:i/>
        <w:sz w:val="16"/>
        <w:szCs w:val="16"/>
      </w:rPr>
    </w:pPr>
    <w:r>
      <w:rPr>
        <w:i/>
        <w:sz w:val="16"/>
        <w:szCs w:val="16"/>
      </w:rPr>
      <w:t>Aplicación web</w:t>
    </w:r>
    <w:r>
      <w:rPr>
        <w:i/>
        <w:sz w:val="16"/>
        <w:szCs w:val="16"/>
      </w:rPr>
      <w:tab/>
      <w:t>Introducción al uso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C7FEA" w14:textId="3CB2A841" w:rsidR="00163C65" w:rsidRPr="009476FA" w:rsidRDefault="00163C65" w:rsidP="009476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71E89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E006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74490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68C9C0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7F6651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280C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C453C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934B4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7AE636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28865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860F4"/>
    <w:multiLevelType w:val="hybridMultilevel"/>
    <w:tmpl w:val="BC7ED4BE"/>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66462A4"/>
    <w:multiLevelType w:val="hybridMultilevel"/>
    <w:tmpl w:val="DFA8BF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EE33D27"/>
    <w:multiLevelType w:val="hybridMultilevel"/>
    <w:tmpl w:val="848EE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76085"/>
    <w:multiLevelType w:val="multilevel"/>
    <w:tmpl w:val="BCE4E72A"/>
    <w:lvl w:ilvl="0">
      <w:numFmt w:val="bullet"/>
      <w:lvlText w:val="-"/>
      <w:lvlJc w:val="left"/>
      <w:pPr>
        <w:tabs>
          <w:tab w:val="num" w:pos="0"/>
        </w:tabs>
        <w:ind w:left="720" w:hanging="360"/>
      </w:pPr>
      <w:rPr>
        <w:rFonts w:ascii="Arial" w:hAnsi="Arial" w:cs="Arial" w:hint="default"/>
        <w:b w:val="0"/>
        <w:color w:val="26262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1715635"/>
    <w:multiLevelType w:val="hybridMultilevel"/>
    <w:tmpl w:val="FF7E4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5E05BE7"/>
    <w:multiLevelType w:val="hybridMultilevel"/>
    <w:tmpl w:val="DB88AC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B7C2D25"/>
    <w:multiLevelType w:val="multilevel"/>
    <w:tmpl w:val="2954E1C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2E82747C"/>
    <w:multiLevelType w:val="multilevel"/>
    <w:tmpl w:val="3676BB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3E340742"/>
    <w:multiLevelType w:val="hybridMultilevel"/>
    <w:tmpl w:val="244019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94E6C68"/>
    <w:multiLevelType w:val="multilevel"/>
    <w:tmpl w:val="1CEE18DC"/>
    <w:lvl w:ilvl="0">
      <w:start w:val="1"/>
      <w:numFmt w:val="bullet"/>
      <w:pStyle w:val="Prrafodelista1"/>
      <w:lvlText w:val="-"/>
      <w:lvlJc w:val="left"/>
      <w:pPr>
        <w:tabs>
          <w:tab w:val="num" w:pos="284"/>
        </w:tabs>
        <w:ind w:left="284" w:firstLine="0"/>
      </w:pPr>
      <w:rPr>
        <w:rFonts w:ascii="Arial" w:hAnsi="Arial" w:cs="Arial" w:hint="default"/>
        <w:b w:val="0"/>
        <w:i w:val="0"/>
        <w:caps w:val="0"/>
        <w:smallCaps w:val="0"/>
        <w:strike w:val="0"/>
        <w:dstrike w:val="0"/>
        <w:vanish w:val="0"/>
        <w:position w:val="0"/>
        <w:sz w:val="22"/>
        <w:vertAlign w:val="baselin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58C00F5E"/>
    <w:multiLevelType w:val="hybridMultilevel"/>
    <w:tmpl w:val="57500F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7150B8"/>
    <w:multiLevelType w:val="multilevel"/>
    <w:tmpl w:val="1B5C15E4"/>
    <w:lvl w:ilvl="0">
      <w:start w:val="1"/>
      <w:numFmt w:val="decimal"/>
      <w:pStyle w:val="Ttulo1"/>
      <w:lvlText w:val="%1."/>
      <w:lvlJc w:val="left"/>
      <w:pPr>
        <w:tabs>
          <w:tab w:val="num" w:pos="0"/>
        </w:tabs>
        <w:ind w:left="425" w:hanging="425"/>
      </w:pPr>
      <w:rPr>
        <w:rFonts w:cs="Times New Roman"/>
      </w:rPr>
    </w:lvl>
    <w:lvl w:ilvl="1">
      <w:start w:val="1"/>
      <w:numFmt w:val="decimal"/>
      <w:lvlText w:val="%1.%2."/>
      <w:lvlJc w:val="left"/>
      <w:pPr>
        <w:tabs>
          <w:tab w:val="num" w:pos="0"/>
        </w:tabs>
        <w:ind w:left="425" w:hanging="425"/>
      </w:pPr>
      <w:rPr>
        <w:rFonts w:cs="Times New Roman"/>
      </w:rPr>
    </w:lvl>
    <w:lvl w:ilvl="2">
      <w:start w:val="1"/>
      <w:numFmt w:val="decimal"/>
      <w:pStyle w:val="Ttulo3"/>
      <w:lvlText w:val="%1.%2.%3."/>
      <w:lvlJc w:val="left"/>
      <w:pPr>
        <w:tabs>
          <w:tab w:val="num" w:pos="0"/>
        </w:tabs>
        <w:ind w:left="425" w:hanging="425"/>
      </w:pPr>
      <w:rPr>
        <w:rFonts w:cs="Times New Roman"/>
      </w:rPr>
    </w:lvl>
    <w:lvl w:ilvl="3">
      <w:start w:val="1"/>
      <w:numFmt w:val="decimal"/>
      <w:lvlText w:val="%1.%2.%3.%4."/>
      <w:lvlJc w:val="left"/>
      <w:pPr>
        <w:tabs>
          <w:tab w:val="num" w:pos="0"/>
        </w:tabs>
        <w:ind w:left="1496" w:hanging="425"/>
      </w:pPr>
      <w:rPr>
        <w:rFonts w:cs="Times New Roman"/>
      </w:rPr>
    </w:lvl>
    <w:lvl w:ilvl="4">
      <w:start w:val="1"/>
      <w:numFmt w:val="decimal"/>
      <w:lvlText w:val="%1.%2.%3.%4.%5."/>
      <w:lvlJc w:val="left"/>
      <w:pPr>
        <w:tabs>
          <w:tab w:val="num" w:pos="0"/>
        </w:tabs>
        <w:ind w:left="1853" w:hanging="425"/>
      </w:pPr>
      <w:rPr>
        <w:rFonts w:cs="Times New Roman"/>
      </w:rPr>
    </w:lvl>
    <w:lvl w:ilvl="5">
      <w:start w:val="1"/>
      <w:numFmt w:val="decimal"/>
      <w:lvlText w:val="%1.%2.%3.%4.%5.%6."/>
      <w:lvlJc w:val="left"/>
      <w:pPr>
        <w:tabs>
          <w:tab w:val="num" w:pos="0"/>
        </w:tabs>
        <w:ind w:left="2210" w:hanging="425"/>
      </w:pPr>
      <w:rPr>
        <w:rFonts w:cs="Times New Roman"/>
      </w:rPr>
    </w:lvl>
    <w:lvl w:ilvl="6">
      <w:start w:val="1"/>
      <w:numFmt w:val="decimal"/>
      <w:lvlText w:val="%1.%2.%3.%4.%5.%6.%7."/>
      <w:lvlJc w:val="left"/>
      <w:pPr>
        <w:tabs>
          <w:tab w:val="num" w:pos="0"/>
        </w:tabs>
        <w:ind w:left="2567" w:hanging="425"/>
      </w:pPr>
      <w:rPr>
        <w:rFonts w:cs="Times New Roman"/>
      </w:rPr>
    </w:lvl>
    <w:lvl w:ilvl="7">
      <w:start w:val="1"/>
      <w:numFmt w:val="decimal"/>
      <w:lvlText w:val="%1.%2.%3.%4.%5.%6.%7.%8."/>
      <w:lvlJc w:val="left"/>
      <w:pPr>
        <w:tabs>
          <w:tab w:val="num" w:pos="0"/>
        </w:tabs>
        <w:ind w:left="2924" w:hanging="425"/>
      </w:pPr>
      <w:rPr>
        <w:rFonts w:cs="Times New Roman"/>
      </w:rPr>
    </w:lvl>
    <w:lvl w:ilvl="8">
      <w:start w:val="1"/>
      <w:numFmt w:val="decimal"/>
      <w:lvlText w:val="%1.%2.%3.%4.%5.%6.%7.%8.%9."/>
      <w:lvlJc w:val="left"/>
      <w:pPr>
        <w:tabs>
          <w:tab w:val="num" w:pos="0"/>
        </w:tabs>
        <w:ind w:left="3281" w:hanging="425"/>
      </w:pPr>
      <w:rPr>
        <w:rFonts w:cs="Times New Roman"/>
      </w:rPr>
    </w:lvl>
  </w:abstractNum>
  <w:abstractNum w:abstractNumId="22" w15:restartNumberingAfterBreak="0">
    <w:nsid w:val="601D0A1C"/>
    <w:multiLevelType w:val="multilevel"/>
    <w:tmpl w:val="03F2B3A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3" w15:restartNumberingAfterBreak="0">
    <w:nsid w:val="618D1856"/>
    <w:multiLevelType w:val="hybridMultilevel"/>
    <w:tmpl w:val="8F0A19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AD12D23"/>
    <w:multiLevelType w:val="multilevel"/>
    <w:tmpl w:val="BCE4E72A"/>
    <w:lvl w:ilvl="0">
      <w:numFmt w:val="bullet"/>
      <w:lvlText w:val="-"/>
      <w:lvlJc w:val="left"/>
      <w:pPr>
        <w:tabs>
          <w:tab w:val="num" w:pos="0"/>
        </w:tabs>
        <w:ind w:left="720" w:hanging="360"/>
      </w:pPr>
      <w:rPr>
        <w:rFonts w:ascii="Arial" w:hAnsi="Arial" w:cs="Arial" w:hint="default"/>
        <w:b w:val="0"/>
        <w:color w:val="262626"/>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78BF1C36"/>
    <w:multiLevelType w:val="multilevel"/>
    <w:tmpl w:val="1A2EBC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7F995200"/>
    <w:multiLevelType w:val="hybridMultilevel"/>
    <w:tmpl w:val="07A2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57066330">
    <w:abstractNumId w:val="21"/>
  </w:num>
  <w:num w:numId="2" w16cid:durableId="1680428438">
    <w:abstractNumId w:val="19"/>
  </w:num>
  <w:num w:numId="3" w16cid:durableId="1745102641">
    <w:abstractNumId w:val="22"/>
  </w:num>
  <w:num w:numId="4" w16cid:durableId="527834027">
    <w:abstractNumId w:val="16"/>
  </w:num>
  <w:num w:numId="5" w16cid:durableId="2139909324">
    <w:abstractNumId w:val="25"/>
  </w:num>
  <w:num w:numId="6" w16cid:durableId="1538423841">
    <w:abstractNumId w:val="24"/>
  </w:num>
  <w:num w:numId="7" w16cid:durableId="1688750757">
    <w:abstractNumId w:val="17"/>
  </w:num>
  <w:num w:numId="8" w16cid:durableId="190454733">
    <w:abstractNumId w:val="12"/>
  </w:num>
  <w:num w:numId="9" w16cid:durableId="274141411">
    <w:abstractNumId w:val="23"/>
  </w:num>
  <w:num w:numId="10" w16cid:durableId="1039475366">
    <w:abstractNumId w:val="11"/>
  </w:num>
  <w:num w:numId="11" w16cid:durableId="222260512">
    <w:abstractNumId w:val="18"/>
  </w:num>
  <w:num w:numId="12" w16cid:durableId="937057566">
    <w:abstractNumId w:val="14"/>
  </w:num>
  <w:num w:numId="13" w16cid:durableId="411392808">
    <w:abstractNumId w:val="10"/>
  </w:num>
  <w:num w:numId="14" w16cid:durableId="726221946">
    <w:abstractNumId w:val="15"/>
  </w:num>
  <w:num w:numId="15" w16cid:durableId="1113785119">
    <w:abstractNumId w:val="20"/>
  </w:num>
  <w:num w:numId="16" w16cid:durableId="1565987921">
    <w:abstractNumId w:val="13"/>
  </w:num>
  <w:num w:numId="17" w16cid:durableId="214128907">
    <w:abstractNumId w:val="26"/>
  </w:num>
  <w:num w:numId="18" w16cid:durableId="1565948475">
    <w:abstractNumId w:val="9"/>
  </w:num>
  <w:num w:numId="19" w16cid:durableId="1314021822">
    <w:abstractNumId w:val="7"/>
  </w:num>
  <w:num w:numId="20" w16cid:durableId="780497041">
    <w:abstractNumId w:val="6"/>
  </w:num>
  <w:num w:numId="21" w16cid:durableId="676930635">
    <w:abstractNumId w:val="5"/>
  </w:num>
  <w:num w:numId="22" w16cid:durableId="23942567">
    <w:abstractNumId w:val="4"/>
  </w:num>
  <w:num w:numId="23" w16cid:durableId="1362896436">
    <w:abstractNumId w:val="8"/>
  </w:num>
  <w:num w:numId="24" w16cid:durableId="1003239555">
    <w:abstractNumId w:val="3"/>
  </w:num>
  <w:num w:numId="25" w16cid:durableId="517432113">
    <w:abstractNumId w:val="2"/>
  </w:num>
  <w:num w:numId="26" w16cid:durableId="1170289466">
    <w:abstractNumId w:val="1"/>
  </w:num>
  <w:num w:numId="27" w16cid:durableId="13575705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nesto">
    <w15:presenceInfo w15:providerId="None" w15:userId="Ernesto"/>
  </w15:person>
  <w15:person w15:author="Visscher, Alejandra (ICRAF)">
    <w15:presenceInfo w15:providerId="AD" w15:userId="S::A.Visscher@cifor-icraf.org::ac63401a-5b9a-4d9f-a793-039545f303d8"/>
  </w15:person>
  <w15:person w15:author="Carreno, Geovana (ICRAF)">
    <w15:presenceInfo w15:providerId="None" w15:userId="Carreno, Geovana (ICR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9"/>
  <w:autoHyphenation/>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C65"/>
    <w:rsid w:val="00052BC9"/>
    <w:rsid w:val="00065CE1"/>
    <w:rsid w:val="000667E0"/>
    <w:rsid w:val="000928C5"/>
    <w:rsid w:val="000C7E39"/>
    <w:rsid w:val="000F63C5"/>
    <w:rsid w:val="001527AA"/>
    <w:rsid w:val="00163C65"/>
    <w:rsid w:val="001921C0"/>
    <w:rsid w:val="001D4E4B"/>
    <w:rsid w:val="001D4E58"/>
    <w:rsid w:val="00217B10"/>
    <w:rsid w:val="0028133D"/>
    <w:rsid w:val="002A0629"/>
    <w:rsid w:val="002D122F"/>
    <w:rsid w:val="002E20EA"/>
    <w:rsid w:val="002F0DB2"/>
    <w:rsid w:val="0034699B"/>
    <w:rsid w:val="00394276"/>
    <w:rsid w:val="003C0BE4"/>
    <w:rsid w:val="00465408"/>
    <w:rsid w:val="004952DA"/>
    <w:rsid w:val="004F5583"/>
    <w:rsid w:val="00503B30"/>
    <w:rsid w:val="005E5C65"/>
    <w:rsid w:val="0062217D"/>
    <w:rsid w:val="00652D71"/>
    <w:rsid w:val="006778D4"/>
    <w:rsid w:val="0069032F"/>
    <w:rsid w:val="00697F94"/>
    <w:rsid w:val="006C70D8"/>
    <w:rsid w:val="006E147D"/>
    <w:rsid w:val="006E5714"/>
    <w:rsid w:val="006F4EF5"/>
    <w:rsid w:val="0071404F"/>
    <w:rsid w:val="00735F3C"/>
    <w:rsid w:val="007377CC"/>
    <w:rsid w:val="00782CD8"/>
    <w:rsid w:val="00787076"/>
    <w:rsid w:val="007E47B7"/>
    <w:rsid w:val="007E5843"/>
    <w:rsid w:val="007F0F30"/>
    <w:rsid w:val="00812DC9"/>
    <w:rsid w:val="00846734"/>
    <w:rsid w:val="0085767D"/>
    <w:rsid w:val="008B244F"/>
    <w:rsid w:val="009029A8"/>
    <w:rsid w:val="009044B0"/>
    <w:rsid w:val="00922789"/>
    <w:rsid w:val="009476FA"/>
    <w:rsid w:val="00965E17"/>
    <w:rsid w:val="00991627"/>
    <w:rsid w:val="009D6901"/>
    <w:rsid w:val="009E74E2"/>
    <w:rsid w:val="009F0FF5"/>
    <w:rsid w:val="00A41FCC"/>
    <w:rsid w:val="00A66FF9"/>
    <w:rsid w:val="00A80CD4"/>
    <w:rsid w:val="00AA3E82"/>
    <w:rsid w:val="00AB397B"/>
    <w:rsid w:val="00AD50A3"/>
    <w:rsid w:val="00AF51BF"/>
    <w:rsid w:val="00B36D8F"/>
    <w:rsid w:val="00BC2B00"/>
    <w:rsid w:val="00BF1A34"/>
    <w:rsid w:val="00C024AC"/>
    <w:rsid w:val="00C02B93"/>
    <w:rsid w:val="00C02E6F"/>
    <w:rsid w:val="00C366F4"/>
    <w:rsid w:val="00C77B23"/>
    <w:rsid w:val="00CB108C"/>
    <w:rsid w:val="00CB392A"/>
    <w:rsid w:val="00CE1D31"/>
    <w:rsid w:val="00D32D86"/>
    <w:rsid w:val="00D32EEF"/>
    <w:rsid w:val="00D518A6"/>
    <w:rsid w:val="00D7331E"/>
    <w:rsid w:val="00DA586A"/>
    <w:rsid w:val="00DC08B0"/>
    <w:rsid w:val="00DD0138"/>
    <w:rsid w:val="00DE35A2"/>
    <w:rsid w:val="00DF1EA8"/>
    <w:rsid w:val="00E12196"/>
    <w:rsid w:val="00E12F87"/>
    <w:rsid w:val="00E204A7"/>
    <w:rsid w:val="00E83D83"/>
    <w:rsid w:val="00EB1A32"/>
    <w:rsid w:val="00EF2E4B"/>
    <w:rsid w:val="00EF5F35"/>
    <w:rsid w:val="00F0757F"/>
    <w:rsid w:val="00F30C6C"/>
    <w:rsid w:val="00F505DE"/>
    <w:rsid w:val="00F51B94"/>
    <w:rsid w:val="00FA5B16"/>
    <w:rsid w:val="00FD2CE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8A952"/>
  <w15:docId w15:val="{9D7B75DC-FF5C-417D-AF11-3894B6824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F35"/>
    <w:pPr>
      <w:spacing w:before="120"/>
      <w:jc w:val="both"/>
    </w:pPr>
    <w:rPr>
      <w:rFonts w:cs="Calibri"/>
      <w:color w:val="262626"/>
      <w:sz w:val="22"/>
      <w:szCs w:val="22"/>
      <w:lang w:val="es-HN"/>
    </w:rPr>
  </w:style>
  <w:style w:type="paragraph" w:styleId="Ttulo1">
    <w:name w:val="heading 1"/>
    <w:basedOn w:val="Normal"/>
    <w:next w:val="Normal"/>
    <w:link w:val="Ttulo1Car"/>
    <w:autoRedefine/>
    <w:qFormat/>
    <w:rsid w:val="00AF51BF"/>
    <w:pPr>
      <w:keepNext/>
      <w:keepLines/>
      <w:numPr>
        <w:numId w:val="1"/>
      </w:numPr>
      <w:spacing w:before="360" w:after="240"/>
      <w:outlineLvl w:val="0"/>
    </w:pPr>
    <w:rPr>
      <w:rFonts w:ascii="Domine" w:hAnsi="Domine" w:cs="Arial"/>
      <w:b/>
      <w:color w:val="006D70"/>
      <w:sz w:val="28"/>
      <w:szCs w:val="20"/>
      <w:lang w:val="x-none"/>
    </w:rPr>
  </w:style>
  <w:style w:type="paragraph" w:styleId="Ttulo2">
    <w:name w:val="heading 2"/>
    <w:basedOn w:val="Ttulo1"/>
    <w:next w:val="Normal"/>
    <w:link w:val="Ttulo2Car"/>
    <w:autoRedefine/>
    <w:qFormat/>
    <w:rsid w:val="00EB1A32"/>
    <w:pPr>
      <w:numPr>
        <w:numId w:val="0"/>
      </w:numPr>
      <w:spacing w:after="120"/>
      <w:ind w:left="425" w:hanging="425"/>
      <w:jc w:val="left"/>
      <w:outlineLvl w:val="1"/>
    </w:pPr>
    <w:rPr>
      <w:iCs/>
      <w:sz w:val="24"/>
      <w:szCs w:val="24"/>
      <w:lang w:val="es-EC"/>
    </w:rPr>
  </w:style>
  <w:style w:type="paragraph" w:styleId="Ttulo3">
    <w:name w:val="heading 3"/>
    <w:basedOn w:val="Ttulo2"/>
    <w:next w:val="Normal"/>
    <w:link w:val="Ttulo3Car"/>
    <w:autoRedefine/>
    <w:qFormat/>
    <w:rsid w:val="00AD35A7"/>
    <w:pPr>
      <w:numPr>
        <w:ilvl w:val="2"/>
        <w:numId w:val="1"/>
      </w:numPr>
      <w:outlineLvl w:val="2"/>
    </w:pPr>
    <w:rPr>
      <w:bCs/>
      <w:sz w:val="22"/>
      <w:szCs w:val="22"/>
    </w:rPr>
  </w:style>
  <w:style w:type="paragraph" w:styleId="Ttulo4">
    <w:name w:val="heading 4"/>
    <w:basedOn w:val="Ttulo"/>
    <w:next w:val="Textoindependiente"/>
    <w:qFormat/>
    <w:pPr>
      <w:spacing w:before="120"/>
      <w:outlineLvl w:val="3"/>
    </w:pPr>
    <w:rPr>
      <w:rFonts w:ascii="Liberation Serif" w:eastAsia="DejaVu Sans" w:hAnsi="Liberation Serif" w:cs="DejaVu Sans"/>
      <w:b/>
      <w:bCs/>
      <w:sz w:val="24"/>
      <w:szCs w:val="24"/>
    </w:rPr>
  </w:style>
  <w:style w:type="paragraph" w:styleId="Ttulo6">
    <w:name w:val="heading 6"/>
    <w:basedOn w:val="Ttulo"/>
    <w:next w:val="Textoindependiente"/>
    <w:qFormat/>
    <w:pPr>
      <w:spacing w:before="60" w:after="60"/>
      <w:outlineLvl w:val="5"/>
    </w:pPr>
    <w:rPr>
      <w:rFonts w:ascii="Liberation Serif" w:eastAsia="DejaVu Sans" w:hAnsi="Liberation Serif" w:cs="DejaVu Sans"/>
      <w:b/>
      <w:bCs/>
      <w:sz w:val="14"/>
      <w:szCs w:val="1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qFormat/>
    <w:rsid w:val="00AF51BF"/>
    <w:rPr>
      <w:rFonts w:ascii="Domine" w:hAnsi="Domine" w:cs="Arial"/>
      <w:b/>
      <w:color w:val="006D70"/>
      <w:sz w:val="28"/>
      <w:lang w:val="x-none"/>
    </w:rPr>
  </w:style>
  <w:style w:type="character" w:customStyle="1" w:styleId="Ttulo2Car">
    <w:name w:val="Título 2 Car"/>
    <w:link w:val="Ttulo2"/>
    <w:qFormat/>
    <w:rsid w:val="00EB1A32"/>
    <w:rPr>
      <w:rFonts w:ascii="Arial" w:hAnsi="Arial" w:cs="Arial"/>
      <w:b/>
      <w:iCs/>
      <w:color w:val="1F4E79" w:themeColor="accent1" w:themeShade="80"/>
      <w:sz w:val="24"/>
      <w:szCs w:val="24"/>
      <w:lang w:val="es-EC"/>
    </w:rPr>
  </w:style>
  <w:style w:type="character" w:customStyle="1" w:styleId="Ttulo3Car">
    <w:name w:val="Título 3 Car"/>
    <w:link w:val="Ttulo3"/>
    <w:qFormat/>
    <w:rsid w:val="00AD35A7"/>
    <w:rPr>
      <w:b/>
      <w:color w:val="244061"/>
      <w:sz w:val="22"/>
      <w:szCs w:val="22"/>
      <w:lang w:val="es-EC" w:eastAsia="en-US"/>
    </w:rPr>
  </w:style>
  <w:style w:type="character" w:customStyle="1" w:styleId="Char6">
    <w:name w:val="Char6"/>
    <w:qFormat/>
    <w:rsid w:val="00B01325"/>
    <w:rPr>
      <w:rFonts w:ascii="Calibri" w:hAnsi="Calibri"/>
      <w:b/>
      <w:color w:val="244061"/>
      <w:sz w:val="28"/>
      <w:lang w:val="es-HN" w:eastAsia="en-US"/>
    </w:rPr>
  </w:style>
  <w:style w:type="character" w:customStyle="1" w:styleId="Char5">
    <w:name w:val="Char5"/>
    <w:qFormat/>
    <w:rsid w:val="00B01325"/>
    <w:rPr>
      <w:rFonts w:ascii="Calibri" w:hAnsi="Calibri"/>
      <w:b/>
      <w:color w:val="244061"/>
      <w:sz w:val="24"/>
      <w:lang w:val="es-HN" w:eastAsia="en-US"/>
    </w:rPr>
  </w:style>
  <w:style w:type="character" w:customStyle="1" w:styleId="Char4">
    <w:name w:val="Char4"/>
    <w:qFormat/>
    <w:rsid w:val="00B01325"/>
    <w:rPr>
      <w:rFonts w:ascii="Calibri" w:hAnsi="Calibri"/>
      <w:b/>
      <w:color w:val="244061"/>
      <w:sz w:val="22"/>
      <w:lang w:val="es-HN" w:eastAsia="en-US"/>
    </w:rPr>
  </w:style>
  <w:style w:type="character" w:customStyle="1" w:styleId="TextodegloboCar">
    <w:name w:val="Texto de globo Car"/>
    <w:link w:val="Textodeglobo"/>
    <w:semiHidden/>
    <w:qFormat/>
    <w:rsid w:val="00EF5F35"/>
    <w:rPr>
      <w:rFonts w:ascii="Times New Roman" w:hAnsi="Times New Roman"/>
      <w:color w:val="262626"/>
      <w:lang w:val="es-HN" w:eastAsia="x-none"/>
    </w:rPr>
  </w:style>
  <w:style w:type="character" w:customStyle="1" w:styleId="Char3">
    <w:name w:val="Char3"/>
    <w:semiHidden/>
    <w:qFormat/>
    <w:rsid w:val="00B01325"/>
    <w:rPr>
      <w:rFonts w:ascii="Tahoma" w:hAnsi="Tahoma"/>
      <w:sz w:val="16"/>
    </w:rPr>
  </w:style>
  <w:style w:type="character" w:customStyle="1" w:styleId="TextocomentarioCar">
    <w:name w:val="Texto comentario Car"/>
    <w:link w:val="Textocomentario"/>
    <w:semiHidden/>
    <w:qFormat/>
    <w:rsid w:val="009F0FF5"/>
    <w:rPr>
      <w:color w:val="262626"/>
      <w:sz w:val="24"/>
      <w:szCs w:val="24"/>
      <w:lang w:val="es-HN" w:eastAsia="x-none"/>
    </w:rPr>
  </w:style>
  <w:style w:type="character" w:customStyle="1" w:styleId="AsuntodelcomentarioCar">
    <w:name w:val="Asunto del comentario Car"/>
    <w:link w:val="Asuntodelcomentario"/>
    <w:semiHidden/>
    <w:qFormat/>
    <w:rsid w:val="00F310E1"/>
    <w:rPr>
      <w:b/>
      <w:color w:val="262626"/>
      <w:lang w:val="es-HN" w:eastAsia="x-none"/>
    </w:rPr>
  </w:style>
  <w:style w:type="character" w:customStyle="1" w:styleId="EnlacedeInternet">
    <w:name w:val="Enlace de Internet"/>
    <w:uiPriority w:val="99"/>
    <w:rsid w:val="00B01325"/>
    <w:rPr>
      <w:color w:val="0000FF"/>
      <w:u w:val="single"/>
    </w:rPr>
  </w:style>
  <w:style w:type="character" w:customStyle="1" w:styleId="SubttuloCar">
    <w:name w:val="Subtítulo Car"/>
    <w:link w:val="Subttulo"/>
    <w:qFormat/>
    <w:rsid w:val="00F310E1"/>
    <w:rPr>
      <w:rFonts w:ascii="Cambria" w:hAnsi="Cambria"/>
      <w:color w:val="262626"/>
      <w:sz w:val="24"/>
      <w:lang w:val="es-HN" w:eastAsia="x-none"/>
    </w:rPr>
  </w:style>
  <w:style w:type="character" w:customStyle="1" w:styleId="Char2">
    <w:name w:val="Char2"/>
    <w:qFormat/>
    <w:rsid w:val="00B01325"/>
    <w:rPr>
      <w:rFonts w:ascii="Cambria" w:hAnsi="Cambria"/>
      <w:i/>
      <w:color w:val="4F81BD"/>
      <w:spacing w:val="15"/>
      <w:sz w:val="24"/>
    </w:rPr>
  </w:style>
  <w:style w:type="character" w:customStyle="1" w:styleId="Destacado">
    <w:name w:val="Destacado"/>
    <w:qFormat/>
    <w:rsid w:val="00B01325"/>
    <w:rPr>
      <w:b/>
      <w:color w:val="244061"/>
      <w:sz w:val="24"/>
    </w:rPr>
  </w:style>
  <w:style w:type="character" w:customStyle="1" w:styleId="nfasisintenso1">
    <w:name w:val="Énfasis intenso1"/>
    <w:qFormat/>
    <w:rsid w:val="00B01325"/>
    <w:rPr>
      <w:b/>
      <w:i/>
      <w:color w:val="4F81BD"/>
    </w:rPr>
  </w:style>
  <w:style w:type="character" w:styleId="Textoennegrita">
    <w:name w:val="Strong"/>
    <w:qFormat/>
    <w:rsid w:val="00B01325"/>
    <w:rPr>
      <w:b/>
    </w:rPr>
  </w:style>
  <w:style w:type="character" w:customStyle="1" w:styleId="EncabezadoCar">
    <w:name w:val="Encabezado Car"/>
    <w:link w:val="Encabezado"/>
    <w:uiPriority w:val="99"/>
    <w:qFormat/>
    <w:rsid w:val="00F310E1"/>
    <w:rPr>
      <w:color w:val="262626"/>
      <w:sz w:val="22"/>
      <w:lang w:val="es-HN" w:eastAsia="x-none"/>
    </w:rPr>
  </w:style>
  <w:style w:type="character" w:customStyle="1" w:styleId="Char1">
    <w:name w:val="Char1"/>
    <w:semiHidden/>
    <w:qFormat/>
    <w:rsid w:val="00B01325"/>
    <w:rPr>
      <w:color w:val="262626"/>
    </w:rPr>
  </w:style>
  <w:style w:type="character" w:customStyle="1" w:styleId="PiedepginaCar">
    <w:name w:val="Pie de página Car"/>
    <w:link w:val="Piedepgina"/>
    <w:uiPriority w:val="99"/>
    <w:qFormat/>
    <w:rsid w:val="00F310E1"/>
    <w:rPr>
      <w:color w:val="262626"/>
      <w:sz w:val="22"/>
      <w:lang w:val="es-HN" w:eastAsia="x-none"/>
    </w:rPr>
  </w:style>
  <w:style w:type="character" w:customStyle="1" w:styleId="TextonotapieCar">
    <w:name w:val="Texto nota pie Car"/>
    <w:link w:val="Textonotapie"/>
    <w:semiHidden/>
    <w:qFormat/>
    <w:rsid w:val="00F310E1"/>
    <w:rPr>
      <w:color w:val="262626"/>
      <w:lang w:val="es-HN" w:eastAsia="x-none"/>
    </w:rPr>
  </w:style>
  <w:style w:type="character" w:customStyle="1" w:styleId="Caracteresdenotaalpie">
    <w:name w:val="Caracteres de nota al pie"/>
    <w:semiHidden/>
    <w:qFormat/>
    <w:rsid w:val="00B01325"/>
    <w:rPr>
      <w:rFonts w:ascii="Calibri" w:hAnsi="Calibri"/>
      <w:sz w:val="22"/>
      <w:vertAlign w:val="superscript"/>
    </w:rPr>
  </w:style>
  <w:style w:type="character" w:customStyle="1" w:styleId="Ancladenotaalpie">
    <w:name w:val="Ancla de nota al pie"/>
    <w:rPr>
      <w:rFonts w:ascii="Calibri" w:hAnsi="Calibri"/>
      <w:sz w:val="22"/>
      <w:vertAlign w:val="superscript"/>
    </w:rPr>
  </w:style>
  <w:style w:type="character" w:styleId="Refdecomentario">
    <w:name w:val="annotation reference"/>
    <w:semiHidden/>
    <w:qFormat/>
    <w:rsid w:val="00B01325"/>
    <w:rPr>
      <w:sz w:val="16"/>
    </w:rPr>
  </w:style>
  <w:style w:type="character" w:customStyle="1" w:styleId="TextonotaalfinalCar">
    <w:name w:val="Texto nota al final Car"/>
    <w:link w:val="Textonotaalfinal"/>
    <w:semiHidden/>
    <w:qFormat/>
    <w:rsid w:val="00F310E1"/>
    <w:rPr>
      <w:color w:val="262626"/>
      <w:lang w:val="es-HN" w:eastAsia="x-none"/>
    </w:rPr>
  </w:style>
  <w:style w:type="character" w:customStyle="1" w:styleId="rwrro">
    <w:name w:val="rwrro"/>
    <w:qFormat/>
    <w:rsid w:val="005467F4"/>
    <w:rPr>
      <w:rFonts w:cs="Times New Roman"/>
    </w:rPr>
  </w:style>
  <w:style w:type="character" w:customStyle="1" w:styleId="rwro">
    <w:name w:val="rwro"/>
    <w:qFormat/>
    <w:rsid w:val="00B27EC3"/>
    <w:rPr>
      <w:rFonts w:cs="Times New Roman"/>
    </w:rPr>
  </w:style>
  <w:style w:type="character" w:customStyle="1" w:styleId="A2">
    <w:name w:val="A2"/>
    <w:qFormat/>
    <w:rsid w:val="00B1011E"/>
    <w:rPr>
      <w:color w:val="000000"/>
      <w:sz w:val="22"/>
    </w:rPr>
  </w:style>
  <w:style w:type="character" w:customStyle="1" w:styleId="A8">
    <w:name w:val="A8"/>
    <w:qFormat/>
    <w:rsid w:val="00CC6CC4"/>
    <w:rPr>
      <w:color w:val="000000"/>
      <w:sz w:val="21"/>
    </w:rPr>
  </w:style>
  <w:style w:type="character" w:customStyle="1" w:styleId="A7">
    <w:name w:val="A7"/>
    <w:qFormat/>
    <w:rsid w:val="00B05FB9"/>
    <w:rPr>
      <w:color w:val="000000"/>
      <w:sz w:val="20"/>
    </w:rPr>
  </w:style>
  <w:style w:type="character" w:customStyle="1" w:styleId="A0">
    <w:name w:val="A0"/>
    <w:qFormat/>
    <w:rsid w:val="008F34A5"/>
    <w:rPr>
      <w:color w:val="000000"/>
      <w:sz w:val="30"/>
    </w:rPr>
  </w:style>
  <w:style w:type="character" w:customStyle="1" w:styleId="NoSpacingChar">
    <w:name w:val="No Spacing Char"/>
    <w:link w:val="NoSpacing1"/>
    <w:qFormat/>
    <w:rsid w:val="008860C0"/>
    <w:rPr>
      <w:rFonts w:ascii="Calibri" w:hAnsi="Calibri"/>
      <w:color w:val="262626"/>
      <w:sz w:val="22"/>
      <w:lang w:val="es-HN" w:eastAsia="en-US"/>
    </w:rPr>
  </w:style>
  <w:style w:type="character" w:styleId="nfasissutil">
    <w:name w:val="Subtle Emphasis"/>
    <w:basedOn w:val="Fuentedeprrafopredeter"/>
    <w:uiPriority w:val="19"/>
    <w:qFormat/>
    <w:rsid w:val="005771BB"/>
    <w:rPr>
      <w:i/>
      <w:iCs/>
      <w:color w:val="404040" w:themeColor="text1" w:themeTint="BF"/>
    </w:rPr>
  </w:style>
  <w:style w:type="character" w:styleId="nfasisintenso">
    <w:name w:val="Intense Emphasis"/>
    <w:basedOn w:val="Fuentedeprrafopredeter"/>
    <w:uiPriority w:val="21"/>
    <w:qFormat/>
    <w:rsid w:val="005771BB"/>
    <w:rPr>
      <w:i/>
      <w:iCs/>
      <w:color w:val="5B9BD5" w:themeColor="accent1"/>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link w:val="TextoindependienteCar"/>
    <w:pPr>
      <w:spacing w:before="0" w:after="140" w:line="276" w:lineRule="auto"/>
    </w:pPr>
  </w:style>
  <w:style w:type="paragraph" w:styleId="Lista">
    <w:name w:val="List"/>
    <w:basedOn w:val="Textoindependiente"/>
    <w:rPr>
      <w:rFonts w:cs="Lohit Devanagari"/>
    </w:rPr>
  </w:style>
  <w:style w:type="paragraph" w:styleId="Descripcin">
    <w:name w:val="caption"/>
    <w:basedOn w:val="Normal"/>
    <w:next w:val="Normal"/>
    <w:autoRedefine/>
    <w:qFormat/>
    <w:rsid w:val="006C70D8"/>
    <w:pPr>
      <w:tabs>
        <w:tab w:val="left" w:pos="993"/>
      </w:tabs>
      <w:spacing w:after="60"/>
      <w:jc w:val="center"/>
    </w:pPr>
    <w:rPr>
      <w:rFonts w:ascii="Inter" w:hAnsi="Inter"/>
      <w:color w:val="000000"/>
      <w:lang w:val="es-US"/>
    </w:rPr>
  </w:style>
  <w:style w:type="paragraph" w:customStyle="1" w:styleId="ndice">
    <w:name w:val="Índice"/>
    <w:basedOn w:val="Normal"/>
    <w:qFormat/>
    <w:pPr>
      <w:suppressLineNumbers/>
    </w:pPr>
    <w:rPr>
      <w:rFonts w:cs="Lohit Devanagari"/>
    </w:rPr>
  </w:style>
  <w:style w:type="paragraph" w:customStyle="1" w:styleId="Prrafodelista1">
    <w:name w:val="Párrafo de lista1"/>
    <w:basedOn w:val="Normal"/>
    <w:autoRedefine/>
    <w:qFormat/>
    <w:rsid w:val="00B01325"/>
    <w:pPr>
      <w:numPr>
        <w:numId w:val="2"/>
      </w:numPr>
      <w:tabs>
        <w:tab w:val="left" w:pos="567"/>
      </w:tabs>
      <w:ind w:left="568" w:hanging="284"/>
    </w:pPr>
  </w:style>
  <w:style w:type="paragraph" w:styleId="Textodeglobo">
    <w:name w:val="Balloon Text"/>
    <w:basedOn w:val="Normal"/>
    <w:link w:val="TextodegloboCar"/>
    <w:semiHidden/>
    <w:qFormat/>
    <w:rsid w:val="00EF5F35"/>
    <w:pPr>
      <w:spacing w:before="0"/>
    </w:pPr>
    <w:rPr>
      <w:rFonts w:ascii="Times New Roman" w:hAnsi="Times New Roman" w:cs="Times New Roman"/>
      <w:sz w:val="20"/>
      <w:szCs w:val="20"/>
      <w:lang w:eastAsia="x-none"/>
    </w:rPr>
  </w:style>
  <w:style w:type="paragraph" w:styleId="Textocomentario">
    <w:name w:val="annotation text"/>
    <w:basedOn w:val="Normal"/>
    <w:link w:val="TextocomentarioCar"/>
    <w:autoRedefine/>
    <w:semiHidden/>
    <w:qFormat/>
    <w:rsid w:val="009F0FF5"/>
    <w:pPr>
      <w:spacing w:before="0"/>
      <w:jc w:val="left"/>
      <w:pPrChange w:id="0" w:author="Ernesto" w:date="2023-10-06T02:10:00Z">
        <w:pPr>
          <w:suppressAutoHyphens/>
        </w:pPr>
      </w:pPrChange>
    </w:pPr>
    <w:rPr>
      <w:rFonts w:cs="Times New Roman"/>
      <w:sz w:val="24"/>
      <w:szCs w:val="24"/>
      <w:lang w:eastAsia="x-none"/>
      <w:rPrChange w:id="0" w:author="Ernesto" w:date="2023-10-06T02:10:00Z">
        <w:rPr>
          <w:rFonts w:ascii="Calibri" w:hAnsi="Calibri"/>
          <w:color w:val="262626"/>
          <w:lang w:val="es-HN" w:eastAsia="x-none" w:bidi="ar-SA"/>
        </w:rPr>
      </w:rPrChange>
    </w:rPr>
  </w:style>
  <w:style w:type="paragraph" w:styleId="Asuntodelcomentario">
    <w:name w:val="annotation subject"/>
    <w:basedOn w:val="Textocomentario"/>
    <w:next w:val="Textocomentario"/>
    <w:link w:val="AsuntodelcomentarioCar"/>
    <w:semiHidden/>
    <w:qFormat/>
    <w:rsid w:val="00B01325"/>
    <w:pPr>
      <w:spacing w:before="120"/>
      <w:jc w:val="both"/>
    </w:pPr>
    <w:rPr>
      <w:b/>
    </w:rPr>
  </w:style>
  <w:style w:type="paragraph" w:customStyle="1" w:styleId="StyleBefore0pt">
    <w:name w:val="Style Before:  0 pt"/>
    <w:basedOn w:val="Normal"/>
    <w:qFormat/>
    <w:rsid w:val="00B01325"/>
    <w:pPr>
      <w:spacing w:before="0"/>
    </w:pPr>
    <w:rPr>
      <w:rFonts w:cs="Times New Roman"/>
      <w:sz w:val="20"/>
      <w:szCs w:val="20"/>
    </w:rPr>
  </w:style>
  <w:style w:type="paragraph" w:styleId="TDC1">
    <w:name w:val="toc 1"/>
    <w:basedOn w:val="Normal"/>
    <w:next w:val="Normal"/>
    <w:autoRedefine/>
    <w:uiPriority w:val="39"/>
    <w:rsid w:val="00B01325"/>
    <w:pPr>
      <w:tabs>
        <w:tab w:val="left" w:pos="397"/>
        <w:tab w:val="right" w:pos="7938"/>
      </w:tabs>
      <w:ind w:left="397" w:right="680" w:hanging="397"/>
    </w:pPr>
    <w:rPr>
      <w:b/>
      <w:bCs/>
      <w:color w:val="244061"/>
    </w:rPr>
  </w:style>
  <w:style w:type="paragraph" w:styleId="TDC2">
    <w:name w:val="toc 2"/>
    <w:basedOn w:val="Normal"/>
    <w:next w:val="Normal"/>
    <w:autoRedefine/>
    <w:uiPriority w:val="39"/>
    <w:rsid w:val="005E65E6"/>
    <w:pPr>
      <w:tabs>
        <w:tab w:val="left" w:pos="770"/>
        <w:tab w:val="right" w:pos="7938"/>
      </w:tabs>
      <w:ind w:left="770" w:right="680" w:hanging="373"/>
    </w:pPr>
    <w:rPr>
      <w:color w:val="244061"/>
    </w:rPr>
  </w:style>
  <w:style w:type="paragraph" w:styleId="TDC3">
    <w:name w:val="toc 3"/>
    <w:basedOn w:val="Normal"/>
    <w:next w:val="Normal"/>
    <w:autoRedefine/>
    <w:semiHidden/>
    <w:rsid w:val="00152A4C"/>
    <w:pPr>
      <w:tabs>
        <w:tab w:val="left" w:pos="1361"/>
        <w:tab w:val="right" w:pos="7938"/>
      </w:tabs>
      <w:spacing w:before="60"/>
      <w:ind w:left="2155" w:right="680" w:hanging="1361"/>
    </w:pPr>
    <w:rPr>
      <w:i/>
      <w:iCs/>
      <w:color w:val="244061"/>
    </w:rPr>
  </w:style>
  <w:style w:type="paragraph" w:styleId="Subttulo">
    <w:name w:val="Subtitle"/>
    <w:basedOn w:val="Normal"/>
    <w:next w:val="Normal"/>
    <w:link w:val="SubttuloCar"/>
    <w:qFormat/>
    <w:rsid w:val="00B01325"/>
    <w:rPr>
      <w:rFonts w:ascii="Cambria" w:hAnsi="Cambria" w:cs="Times New Roman"/>
      <w:sz w:val="24"/>
      <w:szCs w:val="20"/>
      <w:lang w:eastAsia="x-none"/>
    </w:rPr>
  </w:style>
  <w:style w:type="paragraph" w:customStyle="1" w:styleId="Cabeceraypie">
    <w:name w:val="Cabecera y pie"/>
    <w:basedOn w:val="Normal"/>
    <w:qFormat/>
  </w:style>
  <w:style w:type="paragraph" w:styleId="Encabezado">
    <w:name w:val="header"/>
    <w:basedOn w:val="Normal"/>
    <w:link w:val="EncabezadoCar"/>
    <w:uiPriority w:val="99"/>
    <w:rsid w:val="00B01325"/>
    <w:pPr>
      <w:tabs>
        <w:tab w:val="center" w:pos="4703"/>
        <w:tab w:val="right" w:pos="9406"/>
      </w:tabs>
      <w:spacing w:before="0"/>
    </w:pPr>
    <w:rPr>
      <w:rFonts w:cs="Times New Roman"/>
      <w:szCs w:val="20"/>
      <w:lang w:eastAsia="x-none"/>
    </w:rPr>
  </w:style>
  <w:style w:type="paragraph" w:styleId="Piedepgina">
    <w:name w:val="footer"/>
    <w:basedOn w:val="Normal"/>
    <w:link w:val="PiedepginaCar"/>
    <w:uiPriority w:val="99"/>
    <w:rsid w:val="00B01325"/>
    <w:pPr>
      <w:tabs>
        <w:tab w:val="center" w:pos="4703"/>
        <w:tab w:val="right" w:pos="9406"/>
      </w:tabs>
      <w:spacing w:before="0"/>
    </w:pPr>
    <w:rPr>
      <w:rFonts w:cs="Times New Roman"/>
      <w:szCs w:val="20"/>
      <w:lang w:eastAsia="x-none"/>
    </w:rPr>
  </w:style>
  <w:style w:type="paragraph" w:styleId="Textonotapie">
    <w:name w:val="footnote text"/>
    <w:basedOn w:val="Normal"/>
    <w:link w:val="TextonotapieCar"/>
    <w:semiHidden/>
    <w:rsid w:val="00B01325"/>
    <w:pPr>
      <w:tabs>
        <w:tab w:val="left" w:pos="284"/>
      </w:tabs>
      <w:spacing w:before="60"/>
      <w:ind w:left="284" w:hanging="284"/>
    </w:pPr>
    <w:rPr>
      <w:rFonts w:cs="Times New Roman"/>
      <w:sz w:val="20"/>
      <w:szCs w:val="20"/>
      <w:lang w:eastAsia="x-none"/>
    </w:rPr>
  </w:style>
  <w:style w:type="paragraph" w:styleId="Tabladeilustraciones">
    <w:name w:val="table of figures"/>
    <w:basedOn w:val="Normal"/>
    <w:next w:val="Normal"/>
    <w:semiHidden/>
    <w:qFormat/>
    <w:rsid w:val="00B01325"/>
    <w:pPr>
      <w:tabs>
        <w:tab w:val="right" w:pos="7938"/>
      </w:tabs>
      <w:ind w:left="440" w:hanging="440"/>
    </w:pPr>
  </w:style>
  <w:style w:type="paragraph" w:styleId="Textonotaalfinal">
    <w:name w:val="endnote text"/>
    <w:basedOn w:val="Normal"/>
    <w:link w:val="TextonotaalfinalCar"/>
    <w:semiHidden/>
    <w:rsid w:val="00B01325"/>
    <w:pPr>
      <w:widowControl w:val="0"/>
      <w:spacing w:before="0"/>
      <w:jc w:val="left"/>
    </w:pPr>
    <w:rPr>
      <w:rFonts w:cs="Times New Roman"/>
      <w:sz w:val="20"/>
      <w:szCs w:val="20"/>
      <w:lang w:eastAsia="x-none"/>
    </w:rPr>
  </w:style>
  <w:style w:type="paragraph" w:customStyle="1" w:styleId="Default">
    <w:name w:val="Default"/>
    <w:qFormat/>
    <w:rsid w:val="00895D22"/>
    <w:rPr>
      <w:rFonts w:ascii="Arial" w:hAnsi="Arial" w:cs="Arial"/>
      <w:color w:val="000000"/>
      <w:sz w:val="24"/>
      <w:szCs w:val="24"/>
      <w:lang w:val="de-CH" w:eastAsia="de-CH"/>
    </w:rPr>
  </w:style>
  <w:style w:type="paragraph" w:customStyle="1" w:styleId="StyleCalibriAfter6pt">
    <w:name w:val="Style Calibri After:  6 pt"/>
    <w:basedOn w:val="Normal"/>
    <w:qFormat/>
    <w:rsid w:val="004C6E15"/>
    <w:pPr>
      <w:spacing w:before="0" w:after="120" w:line="264" w:lineRule="auto"/>
    </w:pPr>
    <w:rPr>
      <w:rFonts w:cs="Times New Roman"/>
      <w:color w:val="auto"/>
      <w:kern w:val="2"/>
      <w:szCs w:val="20"/>
      <w:lang w:val="es-GT" w:eastAsia="de-DE"/>
    </w:rPr>
  </w:style>
  <w:style w:type="paragraph" w:styleId="HTMLconformatoprevio">
    <w:name w:val="HTML Preformatted"/>
    <w:basedOn w:val="Normal"/>
    <w:qFormat/>
    <w:rsid w:val="005934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color w:val="auto"/>
      <w:sz w:val="20"/>
      <w:szCs w:val="20"/>
      <w:lang w:val="de-CH" w:eastAsia="de-CH"/>
    </w:rPr>
  </w:style>
  <w:style w:type="paragraph" w:styleId="NormalWeb">
    <w:name w:val="Normal (Web)"/>
    <w:basedOn w:val="Normal"/>
    <w:qFormat/>
    <w:rsid w:val="003F19C2"/>
    <w:pPr>
      <w:spacing w:beforeAutospacing="1" w:afterAutospacing="1"/>
      <w:jc w:val="left"/>
    </w:pPr>
    <w:rPr>
      <w:rFonts w:ascii="Times New Roman" w:hAnsi="Times New Roman" w:cs="Times New Roman"/>
      <w:color w:val="auto"/>
      <w:sz w:val="24"/>
      <w:szCs w:val="24"/>
      <w:lang w:val="de-CH" w:eastAsia="de-CH"/>
    </w:rPr>
  </w:style>
  <w:style w:type="paragraph" w:customStyle="1" w:styleId="Pa2">
    <w:name w:val="Pa2"/>
    <w:basedOn w:val="Default"/>
    <w:next w:val="Default"/>
    <w:qFormat/>
    <w:rsid w:val="00F1551F"/>
    <w:pPr>
      <w:spacing w:line="241" w:lineRule="atLeast"/>
    </w:pPr>
    <w:rPr>
      <w:rFonts w:ascii="Times New Roman" w:hAnsi="Times New Roman" w:cs="Times New Roman"/>
      <w:color w:val="auto"/>
    </w:rPr>
  </w:style>
  <w:style w:type="paragraph" w:customStyle="1" w:styleId="Pa3">
    <w:name w:val="Pa3"/>
    <w:basedOn w:val="Default"/>
    <w:next w:val="Default"/>
    <w:qFormat/>
    <w:rsid w:val="00CC6CC4"/>
    <w:pPr>
      <w:spacing w:line="241" w:lineRule="atLeast"/>
    </w:pPr>
    <w:rPr>
      <w:rFonts w:ascii="Times New Roman" w:hAnsi="Times New Roman" w:cs="Times New Roman"/>
      <w:color w:val="auto"/>
    </w:rPr>
  </w:style>
  <w:style w:type="paragraph" w:customStyle="1" w:styleId="Pa0">
    <w:name w:val="Pa0"/>
    <w:basedOn w:val="Default"/>
    <w:next w:val="Default"/>
    <w:qFormat/>
    <w:rsid w:val="00B05FB9"/>
    <w:pPr>
      <w:spacing w:line="241" w:lineRule="atLeast"/>
    </w:pPr>
    <w:rPr>
      <w:rFonts w:ascii="Times New Roman" w:hAnsi="Times New Roman" w:cs="Times New Roman"/>
      <w:color w:val="auto"/>
    </w:rPr>
  </w:style>
  <w:style w:type="paragraph" w:customStyle="1" w:styleId="NoSpacing1">
    <w:name w:val="No Spacing1"/>
    <w:basedOn w:val="Normal"/>
    <w:link w:val="NoSpacingChar"/>
    <w:qFormat/>
    <w:rsid w:val="008860C0"/>
    <w:pPr>
      <w:spacing w:before="0"/>
    </w:pPr>
    <w:rPr>
      <w:rFonts w:cs="Times New Roman"/>
      <w:szCs w:val="20"/>
    </w:rPr>
  </w:style>
  <w:style w:type="paragraph" w:styleId="Revisin">
    <w:name w:val="Revision"/>
    <w:uiPriority w:val="99"/>
    <w:semiHidden/>
    <w:qFormat/>
    <w:rsid w:val="00404668"/>
    <w:rPr>
      <w:rFonts w:cs="Calibri"/>
      <w:color w:val="262626"/>
      <w:sz w:val="22"/>
      <w:szCs w:val="22"/>
      <w:lang w:val="es-HN"/>
    </w:rPr>
  </w:style>
  <w:style w:type="paragraph" w:styleId="Prrafodelista">
    <w:name w:val="List Paragraph"/>
    <w:basedOn w:val="Normal"/>
    <w:uiPriority w:val="34"/>
    <w:qFormat/>
    <w:rsid w:val="00F52A35"/>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Sinespaciado">
    <w:name w:val="No Spacing"/>
    <w:qFormat/>
    <w:rPr>
      <w:lang w:val="es-419"/>
    </w:rPr>
  </w:style>
  <w:style w:type="table" w:styleId="Tablaconcuadrcula">
    <w:name w:val="Table Grid"/>
    <w:basedOn w:val="Tablanormal"/>
    <w:rsid w:val="0024473A"/>
    <w:pPr>
      <w:spacing w:before="120"/>
      <w:jc w:val="both"/>
    </w:pPr>
    <w:rPr>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7F169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aconcuadrcula4-nfasis5">
    <w:name w:val="Grid Table 4 Accent 5"/>
    <w:basedOn w:val="Tablanormal"/>
    <w:uiPriority w:val="49"/>
    <w:rsid w:val="007F169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Hipervnculo">
    <w:name w:val="Hyperlink"/>
    <w:basedOn w:val="Fuentedeprrafopredeter"/>
    <w:uiPriority w:val="99"/>
    <w:unhideWhenUsed/>
    <w:rsid w:val="000928C5"/>
    <w:rPr>
      <w:color w:val="0563C1" w:themeColor="hyperlink"/>
      <w:u w:val="single"/>
    </w:rPr>
  </w:style>
  <w:style w:type="character" w:customStyle="1" w:styleId="TextoindependienteCar">
    <w:name w:val="Texto independiente Car"/>
    <w:basedOn w:val="Fuentedeprrafopredeter"/>
    <w:link w:val="Textoindependiente"/>
    <w:rsid w:val="00EF5F35"/>
    <w:rPr>
      <w:rFonts w:cs="Calibri"/>
      <w:color w:val="262626"/>
      <w:sz w:val="22"/>
      <w:szCs w:val="22"/>
      <w:lang w:val="es-H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3E3CE6-9F9E-4113-AC59-4296A7816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1623</Words>
  <Characters>8931</Characters>
  <Application>Microsoft Office Word</Application>
  <DocSecurity>0</DocSecurity>
  <Lines>74</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Aplicación Móvil CUSAF</vt:lpstr>
      <vt:lpstr>Aplicación Móvil CUSAF</vt:lpstr>
    </vt:vector>
  </TitlesOfParts>
  <Company>Deneb</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CUSAF</dc:title>
  <dc:subject>Instructivo aplicación móvil</dc:subject>
  <dc:creator>Arturo Aranguren</dc:creator>
  <cp:keywords>CUSAF ICRAF ODK</cp:keywords>
  <dc:description/>
  <cp:lastModifiedBy>Ernesto</cp:lastModifiedBy>
  <cp:revision>5</cp:revision>
  <cp:lastPrinted>2023-09-15T07:01:00Z</cp:lastPrinted>
  <dcterms:created xsi:type="dcterms:W3CDTF">2023-09-27T13:53:00Z</dcterms:created>
  <dcterms:modified xsi:type="dcterms:W3CDTF">2023-10-06T07:15:00Z</dcterms:modified>
  <cp:category>Instructivo</cp:category>
  <dc:language>en-US</dc:language>
</cp:coreProperties>
</file>